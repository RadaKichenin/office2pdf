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
          <w:szCs w:val="2"/>
        </w:rPr>
        <w:t xml:space="preserve"/>
      </w:r>
    </w:p>
    <w:p>
      <w:pPr>
        <w:spacing w:after="240"/>
        <w:jc w:val="center"/>
      </w:pPr>
      <w:r>
        <w:rPr>
          <w:b/>
          <w:bCs/>
          <w:color w:val="C55A11"/>
          <w:spacing w:val="44"/>
          <w:sz w:val="17"/>
          <w:szCs w:val="17"/>
        </w:rPr>
        <w:t xml:space="preserve">OPEN SOURCE TECHNICAL BRIEF</w:t>
      </w:r>
    </w:p>
    <w:p>
      <w:pPr>
        <w:pStyle w:val="CoverTitle"/>
      </w:pPr>
      <w:r>
        <w:t xml:space="preserve">office2pdf</w:t>
      </w:r>
    </w:p>
    <w:p>
      <w:pPr>
        <w:pStyle w:val="CoverSub"/>
      </w:pPr>
      <w:r>
        <w:t xml:space="preserve">순수 Rust 기반 OOXML → PDF 변환 엔진</w:t>
      </w:r>
    </w:p>
    <w:p>
      <w:pPr>
        <w:pBdr>
          <w:bottom w:val="single" w:color="2E74B5" w:sz="12" w:space="10"/>
        </w:pBdr>
        <w:spacing w:after="480" w:before="120"/>
        <w:jc w:val="center"/>
      </w:pPr>
      <w:r>
        <w:rPr>
          <w:color w:val="7F7F7F"/>
          <w:sz w:val="20"/>
          <w:szCs w:val="20"/>
        </w:rPr>
        <w:t xml:space="preserve">LibreOffice · Chromium · Docker 없이, 단일 바이너리로</w:t>
      </w:r>
    </w:p>
    <w:p>
      <w:pPr>
        <w:keepNext/>
        <w:spacing w:after="0" w:before="200"/>
        <w:jc w:val="center"/>
      </w:pPr>
      <w:r>
        <w:drawing>
          <wp:inline distT="0" distB="0" distL="0" distR="0">
            <wp:extent cx="43053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05300" cy="2266950"/>
                    </a:xfrm>
                    <a:prstGeom prst="rect">
                      <a:avLst/>
                    </a:prstGeom>
                  </pic:spPr>
                </pic:pic>
              </a:graphicData>
            </a:graphic>
          </wp:inline>
        </w:drawing>
      </w:r>
    </w:p>
    <w:p>
      <w:pPr>
        <w:spacing w:after="480"/>
      </w:pPr>
      <w:r>
        <w:rPr>
          <w:sz w:val="2"/>
          <w:szCs w:val="2"/>
        </w:rPr>
        <w:t xml:space="preserve"/>
      </w:r>
    </w:p>
    <w:p>
      <w:pPr>
        <w:pStyle w:val="CoverMeta"/>
      </w:pPr>
      <w:r>
        <w:rPr>
          <w:b/>
          <w:bCs/>
          <w:color w:val="1F3864"/>
          <w:sz w:val="19"/>
          <w:szCs w:val="19"/>
        </w:rPr>
        <w:t xml:space="preserve">대상 저장소</w:t>
      </w:r>
    </w:p>
    <w:p>
      <w:pPr>
        <w:pStyle w:val="CoverMeta"/>
      </w:pPr>
      <w:hyperlink w:history="1" r:id="rIdo6pziwqorr_5kvhrvefnk">
        <w:r>
          <w:rPr>
            <w:rStyle w:val="Hyperlink"/>
            <w:sz w:val="20"/>
            <w:szCs w:val="20"/>
          </w:rPr>
          <w:t xml:space="preserve">github.com/developer0hye/office2pdf</w:t>
        </w:r>
      </w:hyperlink>
    </w:p>
    <w:p>
      <w:pPr>
        <w:spacing w:after="360"/>
      </w:pPr>
      <w:r>
        <w:rPr>
          <w:sz w:val="2"/>
          <w:szCs w:val="2"/>
        </w:rPr>
        <w:t xml:space="preserve"/>
      </w:r>
    </w:p>
    <w:p>
      <w:pPr>
        <w:pStyle w:val="CoverMeta"/>
      </w:pPr>
      <w:r>
        <w:t xml:space="preserve">문서 버전 1.0  ·  대상 릴리스 v0.6.4  ·  2026년 7월 27일</w:t>
      </w:r>
    </w:p>
    <w:p>
      <w:pPr>
        <w:pStyle w:val="CoverMeta"/>
      </w:pPr>
      <w:r>
        <w:t xml:space="preserve">라이선스 Apache License 2.0</w:t>
      </w:r>
    </w:p>
    <w:p>
      <w:pPr>
        <w:sectPr>
          <w:pgSz w:w="11906" w:h="16838" w:orient="portrait"/>
          <w:pgMar w:top="1440" w:right="1440" w:bottom="1440" w:left="1440" w:header="708" w:footer="708" w:gutter="0"/>
          <w:pgBorders>
            <w:top w:val="single" w:color="1F3864" w:sz="18" w:space="24"/>
            <w:left w:val="single" w:color="1F3864" w:sz="18" w:space="24"/>
            <w:bottom w:val="single" w:color="1F3864" w:sz="18" w:space="24"/>
            <w:right w:val="single" w:color="1F3864" w:sz="18" w:space="24"/>
          </w:pgBorders>
          <w:pgNumType/>
          <w:docGrid w:linePitch="360"/>
        </w:sectPr>
      </w:pPr>
    </w:p>
    <w:p>
      <w:pPr>
        <w:pStyle w:val="TOCH"/>
      </w:pPr>
      <w:r>
        <w:t xml:space="preserve">문서 정보</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문서 서지 정보</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200"/>
        <w:gridCol w:w="6800"/>
      </w:tblGrid>
      <w:tr>
        <w:trPr>
          <w:cantSplit/>
          <w:tblHeader/>
        </w:trPr>
        <w:tc>
          <w:tcPr>
            <w:tcW w:type="dxa" w:w="2200"/>
            <w:shd w:fill="1F3864" w:color="auto" w:val="clear"/>
            <w:tcMar>
              <w:top w:type="dxa" w:w="45"/>
              <w:left w:type="dxa" w:w="95"/>
              <w:bottom w:type="dxa" w:w="45"/>
              <w:right w:type="dxa" w:w="95"/>
            </w:tcMar>
            <w:vAlign w:val="center"/>
          </w:tcPr>
          <w:p>
            <w:pPr>
              <w:pStyle w:val="TableHead"/>
              <w:keepNext/>
            </w:pPr>
            <w:r>
              <w:t xml:space="preserve">항목</w:t>
            </w:r>
          </w:p>
        </w:tc>
        <w:tc>
          <w:tcPr>
            <w:tcW w:type="dxa" w:w="6800"/>
            <w:shd w:fill="1F3864" w:color="auto" w:val="clear"/>
            <w:tcMar>
              <w:top w:type="dxa" w:w="45"/>
              <w:left w:type="dxa" w:w="95"/>
              <w:bottom w:type="dxa" w:w="45"/>
              <w:right w:type="dxa" w:w="95"/>
            </w:tcMar>
            <w:vAlign w:val="center"/>
          </w:tcPr>
          <w:p>
            <w:pPr>
              <w:pStyle w:val="TableHead"/>
              <w:keepNext/>
            </w:pPr>
            <w:r>
              <w:t xml:space="preserve">내용</w:t>
            </w:r>
          </w:p>
        </w:tc>
      </w:tr>
      <w:tr>
        <w:trPr>
          <w:cantSplit/>
        </w:trPr>
        <w:tc>
          <w:tcPr>
            <w:tcW w:type="dxa" w:w="2200"/>
            <w:shd w:fill="F2F7FC" w:color="auto" w:val="clear"/>
            <w:tcMar>
              <w:top w:type="dxa" w:w="45"/>
              <w:left w:type="dxa" w:w="95"/>
              <w:bottom w:type="dxa" w:w="45"/>
              <w:right w:type="dxa" w:w="95"/>
            </w:tcMar>
            <w:vAlign w:val="center"/>
          </w:tcPr>
          <w:p>
            <w:pPr>
              <w:pStyle w:val="TableCellText"/>
              <w:keepNext/>
              <w:jc w:val="left"/>
            </w:pPr>
            <w:r>
              <w:t xml:space="preserve">문서명</w:t>
            </w:r>
          </w:p>
        </w:tc>
        <w:tc>
          <w:tcPr>
            <w:tcW w:type="dxa" w:w="6800"/>
            <w:shd w:fill="F2F7FC" w:color="auto" w:val="clear"/>
            <w:tcMar>
              <w:top w:type="dxa" w:w="45"/>
              <w:left w:type="dxa" w:w="95"/>
              <w:bottom w:type="dxa" w:w="45"/>
              <w:right w:type="dxa" w:w="95"/>
            </w:tcMar>
            <w:vAlign w:val="center"/>
          </w:tcPr>
          <w:p>
            <w:pPr>
              <w:pStyle w:val="TableCellText"/>
              <w:keepNext/>
              <w:jc w:val="left"/>
            </w:pPr>
            <w:r>
              <w:t xml:space="preserve">office2pdf 기술 소개서</w:t>
            </w:r>
          </w:p>
        </w:tc>
      </w:tr>
      <w:tr>
        <w:trPr>
          <w:cantSplit/>
        </w:trPr>
        <w:tc>
          <w:tcPr>
            <w:tcW w:type="dxa" w:w="2200"/>
            <w:shd w:fill="FFFFFF" w:color="auto" w:val="clear"/>
            <w:tcMar>
              <w:top w:type="dxa" w:w="45"/>
              <w:left w:type="dxa" w:w="95"/>
              <w:bottom w:type="dxa" w:w="45"/>
              <w:right w:type="dxa" w:w="95"/>
            </w:tcMar>
            <w:vAlign w:val="center"/>
          </w:tcPr>
          <w:p>
            <w:pPr>
              <w:pStyle w:val="TableCellText"/>
              <w:keepNext/>
              <w:jc w:val="left"/>
            </w:pPr>
            <w:r>
              <w:t xml:space="preserve">문서 분류</w:t>
            </w:r>
          </w:p>
        </w:tc>
        <w:tc>
          <w:tcPr>
            <w:tcW w:type="dxa" w:w="6800"/>
            <w:shd w:fill="FFFFFF" w:color="auto" w:val="clear"/>
            <w:tcMar>
              <w:top w:type="dxa" w:w="45"/>
              <w:left w:type="dxa" w:w="95"/>
              <w:bottom w:type="dxa" w:w="45"/>
              <w:right w:type="dxa" w:w="95"/>
            </w:tcMar>
            <w:vAlign w:val="center"/>
          </w:tcPr>
          <w:p>
            <w:pPr>
              <w:pStyle w:val="TableCellText"/>
              <w:keepNext/>
              <w:jc w:val="left"/>
            </w:pPr>
            <w:r>
              <w:t xml:space="preserve">오픈소스 기술 검토 자료 (공개)</w:t>
            </w:r>
          </w:p>
        </w:tc>
      </w:tr>
      <w:tr>
        <w:trPr>
          <w:cantSplit/>
        </w:trPr>
        <w:tc>
          <w:tcPr>
            <w:tcW w:type="dxa" w:w="2200"/>
            <w:shd w:fill="F2F7FC" w:color="auto" w:val="clear"/>
            <w:tcMar>
              <w:top w:type="dxa" w:w="45"/>
              <w:left w:type="dxa" w:w="95"/>
              <w:bottom w:type="dxa" w:w="45"/>
              <w:right w:type="dxa" w:w="95"/>
            </w:tcMar>
            <w:vAlign w:val="center"/>
          </w:tcPr>
          <w:p>
            <w:pPr>
              <w:pStyle w:val="TableCellText"/>
              <w:keepNext/>
              <w:jc w:val="left"/>
            </w:pPr>
            <w:r>
              <w:t xml:space="preserve">대상 독자</w:t>
            </w:r>
          </w:p>
        </w:tc>
        <w:tc>
          <w:tcPr>
            <w:tcW w:type="dxa" w:w="6800"/>
            <w:shd w:fill="F2F7FC" w:color="auto" w:val="clear"/>
            <w:tcMar>
              <w:top w:type="dxa" w:w="45"/>
              <w:left w:type="dxa" w:w="95"/>
              <w:bottom w:type="dxa" w:w="45"/>
              <w:right w:type="dxa" w:w="95"/>
            </w:tcMar>
            <w:vAlign w:val="center"/>
          </w:tcPr>
          <w:p>
            <w:pPr>
              <w:pStyle w:val="TableCellText"/>
              <w:keepNext/>
              <w:jc w:val="left"/>
            </w:pPr>
            <w:r>
              <w:t xml:space="preserve">백엔드 엔지니어, 플랫폼/인프라 담당자, 문서 파이프라인 아키텍트</w:t>
            </w:r>
          </w:p>
        </w:tc>
      </w:tr>
      <w:tr>
        <w:trPr>
          <w:cantSplit/>
        </w:trPr>
        <w:tc>
          <w:tcPr>
            <w:tcW w:type="dxa" w:w="2200"/>
            <w:shd w:fill="FFFFFF" w:color="auto" w:val="clear"/>
            <w:tcMar>
              <w:top w:type="dxa" w:w="45"/>
              <w:left w:type="dxa" w:w="95"/>
              <w:bottom w:type="dxa" w:w="45"/>
              <w:right w:type="dxa" w:w="95"/>
            </w:tcMar>
            <w:vAlign w:val="center"/>
          </w:tcPr>
          <w:p>
            <w:pPr>
              <w:pStyle w:val="TableCellText"/>
              <w:keepNext/>
              <w:jc w:val="left"/>
            </w:pPr>
            <w:r>
              <w:t xml:space="preserve">대상 소프트웨어</w:t>
            </w:r>
          </w:p>
        </w:tc>
        <w:tc>
          <w:tcPr>
            <w:tcW w:type="dxa" w:w="6800"/>
            <w:shd w:fill="FFFFFF" w:color="auto" w:val="clear"/>
            <w:tcMar>
              <w:top w:type="dxa" w:w="45"/>
              <w:left w:type="dxa" w:w="95"/>
              <w:bottom w:type="dxa" w:w="45"/>
              <w:right w:type="dxa" w:w="95"/>
            </w:tcMar>
            <w:vAlign w:val="center"/>
          </w:tcPr>
          <w:p>
            <w:pPr>
              <w:pStyle w:val="TableCellText"/>
              <w:keepNext/>
              <w:jc w:val="left"/>
            </w:pPr>
            <w:r>
              <w:rPr>
                <w:rStyle w:val="InlineCode"/>
              </w:rPr>
              <w:t xml:space="preserve">office2pdf</w:t>
            </w:r>
            <w:r>
              <w:t xml:space="preserve"> v0.6.4 / </w:t>
            </w:r>
            <w:r>
              <w:rPr>
                <w:rStyle w:val="InlineCode"/>
              </w:rPr>
              <w:t xml:space="preserve">office2pdf-cli</w:t>
            </w:r>
          </w:p>
        </w:tc>
      </w:tr>
      <w:tr>
        <w:trPr>
          <w:cantSplit/>
        </w:trPr>
        <w:tc>
          <w:tcPr>
            <w:tcW w:type="dxa" w:w="2200"/>
            <w:shd w:fill="F2F7FC" w:color="auto" w:val="clear"/>
            <w:tcMar>
              <w:top w:type="dxa" w:w="45"/>
              <w:left w:type="dxa" w:w="95"/>
              <w:bottom w:type="dxa" w:w="45"/>
              <w:right w:type="dxa" w:w="95"/>
            </w:tcMar>
            <w:vAlign w:val="center"/>
          </w:tcPr>
          <w:p>
            <w:pPr>
              <w:pStyle w:val="TableCellText"/>
              <w:keepNext/>
              <w:jc w:val="left"/>
            </w:pPr>
            <w:r>
              <w:t xml:space="preserve">작성 기준일</w:t>
            </w:r>
          </w:p>
        </w:tc>
        <w:tc>
          <w:tcPr>
            <w:tcW w:type="dxa" w:w="6800"/>
            <w:shd w:fill="F2F7FC" w:color="auto" w:val="clear"/>
            <w:tcMar>
              <w:top w:type="dxa" w:w="45"/>
              <w:left w:type="dxa" w:w="95"/>
              <w:bottom w:type="dxa" w:w="45"/>
              <w:right w:type="dxa" w:w="95"/>
            </w:tcMar>
            <w:vAlign w:val="center"/>
          </w:tcPr>
          <w:p>
            <w:pPr>
              <w:pStyle w:val="TableCellText"/>
              <w:keepNext/>
              <w:jc w:val="left"/>
            </w:pPr>
            <w:r>
              <w:t xml:space="preserve">2026-07-27</w:t>
            </w:r>
          </w:p>
        </w:tc>
      </w:tr>
      <w:tr>
        <w:trPr>
          <w:cantSplit/>
        </w:trPr>
        <w:tc>
          <w:tcPr>
            <w:tcW w:type="dxa" w:w="2200"/>
            <w:shd w:fill="FFFFFF" w:color="auto" w:val="clear"/>
            <w:tcMar>
              <w:top w:type="dxa" w:w="45"/>
              <w:left w:type="dxa" w:w="95"/>
              <w:bottom w:type="dxa" w:w="45"/>
              <w:right w:type="dxa" w:w="95"/>
            </w:tcMar>
            <w:vAlign w:val="center"/>
          </w:tcPr>
          <w:p>
            <w:pPr>
              <w:pStyle w:val="TableCellText"/>
              <w:keepNext/>
              <w:jc w:val="left"/>
            </w:pPr>
            <w:r>
              <w:t xml:space="preserve">출처</w:t>
            </w:r>
          </w:p>
        </w:tc>
        <w:tc>
          <w:tcPr>
            <w:tcW w:type="dxa" w:w="6800"/>
            <w:shd w:fill="FFFFFF" w:color="auto" w:val="clear"/>
            <w:tcMar>
              <w:top w:type="dxa" w:w="45"/>
              <w:left w:type="dxa" w:w="95"/>
              <w:bottom w:type="dxa" w:w="45"/>
              <w:right w:type="dxa" w:w="95"/>
            </w:tcMar>
            <w:vAlign w:val="center"/>
          </w:tcPr>
          <w:p>
            <w:pPr>
              <w:pStyle w:val="TableCellText"/>
              <w:keepNext/>
              <w:jc w:val="left"/>
            </w:pPr>
            <w:hyperlink w:history="1" r:id="rIdtv5mgjrfudhiwmf5w3q4z">
              <w:r>
                <w:rPr>
                  <w:rStyle w:val="Hyperlink"/>
                </w:rPr>
                <w:t xml:space="preserve">github.com/developer0hye/office2pdf</w:t>
              </w:r>
            </w:hyperlink>
          </w:p>
        </w:tc>
      </w:tr>
      <w:tr>
        <w:trPr>
          <w:cantSplit/>
        </w:trPr>
        <w:tc>
          <w:tcPr>
            <w:tcW w:type="dxa" w:w="2200"/>
            <w:shd w:fill="F2F7FC" w:color="auto" w:val="clear"/>
            <w:tcMar>
              <w:top w:type="dxa" w:w="45"/>
              <w:left w:type="dxa" w:w="95"/>
              <w:bottom w:type="dxa" w:w="45"/>
              <w:right w:type="dxa" w:w="95"/>
            </w:tcMar>
            <w:vAlign w:val="center"/>
          </w:tcPr>
          <w:p>
            <w:pPr>
              <w:pStyle w:val="TableCellText"/>
              <w:keepNext w:val="false"/>
              <w:jc w:val="left"/>
            </w:pPr>
            <w:r>
              <w:t xml:space="preserve">라이선스</w:t>
            </w:r>
          </w:p>
        </w:tc>
        <w:tc>
          <w:tcPr>
            <w:tcW w:type="dxa" w:w="6800"/>
            <w:shd w:fill="F2F7FC" w:color="auto" w:val="clear"/>
            <w:tcMar>
              <w:top w:type="dxa" w:w="45"/>
              <w:left w:type="dxa" w:w="95"/>
              <w:bottom w:type="dxa" w:w="45"/>
              <w:right w:type="dxa" w:w="95"/>
            </w:tcMar>
            <w:vAlign w:val="center"/>
          </w:tcPr>
          <w:p>
            <w:pPr>
              <w:pStyle w:val="TableCellText"/>
              <w:keepNext w:val="false"/>
              <w:jc w:val="left"/>
            </w:pPr>
            <w:r>
              <w:t xml:space="preserve">Apache License, Version 2.0</w:t>
            </w:r>
          </w:p>
        </w:tc>
      </w:tr>
    </w:tbl>
    <w:p>
      <w:pPr>
        <w:pStyle w:val="Heading2"/>
      </w:pPr>
      <w:r>
        <w:t xml:space="preserve">적용 범위</w:t>
      </w:r>
    </w:p>
    <w:p>
      <w:commentRangeStart w:id="0"/>
      <w:r>
        <w:t xml:space="preserve">본 문서는 </w:t>
      </w:r>
      <w:r>
        <w:rPr>
          <w:rStyle w:val="KeyTerm"/>
        </w:rPr>
        <w:t xml:space="preserve">office2pdf</w:t>
      </w:r>
      <w:r>
        <w:t xml:space="preserve"> 저장소의 </w:t>
      </w:r>
      <w:r>
        <w:rPr>
          <w:rStyle w:val="InlineCode"/>
        </w:rPr>
        <w:t xml:space="preserve">main</w:t>
      </w:r>
      <w:r>
        <w:t xml:space="preserve"> 브랜치와 </w:t>
      </w:r>
      <w:r>
        <w:rPr>
          <w:rStyle w:val="InlineCode"/>
        </w:rPr>
        <w:t xml:space="preserve">v0.6.4</w:t>
      </w:r>
      <w:r>
        <w:t xml:space="preserve"> 시점의 공개 소스를 근거로 작성되었다. 라이브러리 크레이트, CLI 크레이트, WebAssembly 바인딩, 지속적 통합(CI) 구성까지를 서술 대상에 포함한다.</w:t>
      </w:r>
      <w:commentRangeEnd w:id="0"/>
      <w:r>
        <w:commentReference w:id="0"/>
      </w:r>
    </w:p>
    <w:p>
      <w:pPr>
        <w:pStyle w:val="Heading2"/>
      </w:pPr>
      <w:r>
        <w:t xml:space="preserve">개정 이력</w:t>
      </w:r>
    </w:p>
    <w:p>
      <w:r>
        <w:t xml:space="preserve">아래 표에는 변경 추적(tracked change) 표기를 함께 적용해 두었다. 원고 검토 단계에서 삽입·삭제 이력이 어떻게 보존되는지 확인할 수 있다.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문서 개정 이력</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700"/>
        <w:gridCol w:w="1500"/>
        <w:gridCol w:w="900"/>
        <w:gridCol w:w="5900"/>
      </w:tblGrid>
      <w:tr>
        <w:trPr>
          <w:cantSplit/>
          <w:tblHeader/>
        </w:trPr>
        <w:tc>
          <w:tcPr>
            <w:tcW w:type="dxa" w:w="700"/>
            <w:shd w:fill="1F3864" w:color="auto" w:val="clear"/>
            <w:tcMar>
              <w:top w:type="dxa" w:w="45"/>
              <w:left w:type="dxa" w:w="95"/>
              <w:bottom w:type="dxa" w:w="45"/>
              <w:right w:type="dxa" w:w="95"/>
            </w:tcMar>
            <w:vAlign w:val="center"/>
          </w:tcPr>
          <w:p>
            <w:pPr>
              <w:pStyle w:val="TableHead"/>
              <w:keepNext/>
            </w:pPr>
            <w:r>
              <w:t xml:space="preserve">판</w:t>
            </w:r>
          </w:p>
        </w:tc>
        <w:tc>
          <w:tcPr>
            <w:tcW w:type="dxa" w:w="1500"/>
            <w:shd w:fill="1F3864" w:color="auto" w:val="clear"/>
            <w:tcMar>
              <w:top w:type="dxa" w:w="45"/>
              <w:left w:type="dxa" w:w="95"/>
              <w:bottom w:type="dxa" w:w="45"/>
              <w:right w:type="dxa" w:w="95"/>
            </w:tcMar>
            <w:vAlign w:val="center"/>
          </w:tcPr>
          <w:p>
            <w:pPr>
              <w:pStyle w:val="TableHead"/>
              <w:keepNext/>
            </w:pPr>
            <w:r>
              <w:t xml:space="preserve">일자</w:t>
            </w:r>
          </w:p>
        </w:tc>
        <w:tc>
          <w:tcPr>
            <w:tcW w:type="dxa" w:w="900"/>
            <w:shd w:fill="1F3864" w:color="auto" w:val="clear"/>
            <w:tcMar>
              <w:top w:type="dxa" w:w="45"/>
              <w:left w:type="dxa" w:w="95"/>
              <w:bottom w:type="dxa" w:w="45"/>
              <w:right w:type="dxa" w:w="95"/>
            </w:tcMar>
            <w:vAlign w:val="center"/>
          </w:tcPr>
          <w:p>
            <w:pPr>
              <w:pStyle w:val="TableHead"/>
              <w:keepNext/>
            </w:pPr>
            <w:r>
              <w:t xml:space="preserve">작성</w:t>
            </w:r>
          </w:p>
        </w:tc>
        <w:tc>
          <w:tcPr>
            <w:tcW w:type="dxa" w:w="5900"/>
            <w:shd w:fill="1F3864" w:color="auto" w:val="clear"/>
            <w:tcMar>
              <w:top w:type="dxa" w:w="45"/>
              <w:left w:type="dxa" w:w="95"/>
              <w:bottom w:type="dxa" w:w="45"/>
              <w:right w:type="dxa" w:w="95"/>
            </w:tcMar>
            <w:vAlign w:val="center"/>
          </w:tcPr>
          <w:p>
            <w:pPr>
              <w:pStyle w:val="TableHead"/>
              <w:keepNext/>
            </w:pPr>
            <w:r>
              <w:t xml:space="preserve">변경 내용</w:t>
            </w:r>
          </w:p>
        </w:tc>
      </w:tr>
      <w:tr>
        <w:trPr>
          <w:cantSplit/>
        </w:trPr>
        <w:tc>
          <w:tcPr>
            <w:tcW w:type="dxa" w:w="700"/>
            <w:shd w:fill="F2F7FC" w:color="auto" w:val="clear"/>
            <w:tcMar>
              <w:top w:type="dxa" w:w="45"/>
              <w:left w:type="dxa" w:w="95"/>
              <w:bottom w:type="dxa" w:w="45"/>
              <w:right w:type="dxa" w:w="95"/>
            </w:tcMar>
            <w:vAlign w:val="center"/>
          </w:tcPr>
          <w:p>
            <w:pPr>
              <w:pStyle w:val="TableCellText"/>
              <w:keepNext/>
              <w:jc w:val="center"/>
            </w:pPr>
            <w:r>
              <w:t xml:space="preserve">0.9</w:t>
            </w:r>
          </w:p>
        </w:tc>
        <w:tc>
          <w:tcPr>
            <w:tcW w:type="dxa" w:w="1500"/>
            <w:shd w:fill="F2F7FC" w:color="auto" w:val="clear"/>
            <w:tcMar>
              <w:top w:type="dxa" w:w="45"/>
              <w:left w:type="dxa" w:w="95"/>
              <w:bottom w:type="dxa" w:w="45"/>
              <w:right w:type="dxa" w:w="95"/>
            </w:tcMar>
            <w:vAlign w:val="center"/>
          </w:tcPr>
          <w:p>
            <w:pPr>
              <w:pStyle w:val="TableCellText"/>
              <w:keepNext/>
              <w:jc w:val="center"/>
            </w:pPr>
            <w:r>
              <w:t xml:space="preserve">2026-07-20</w:t>
            </w:r>
          </w:p>
        </w:tc>
        <w:tc>
          <w:tcPr>
            <w:tcW w:type="dxa" w:w="900"/>
            <w:shd w:fill="F2F7FC" w:color="auto" w:val="clear"/>
            <w:tcMar>
              <w:top w:type="dxa" w:w="45"/>
              <w:left w:type="dxa" w:w="95"/>
              <w:bottom w:type="dxa" w:w="45"/>
              <w:right w:type="dxa" w:w="95"/>
            </w:tcMar>
            <w:vAlign w:val="center"/>
          </w:tcPr>
          <w:p>
            <w:pPr>
              <w:pStyle w:val="TableCellText"/>
              <w:keepNext/>
              <w:jc w:val="center"/>
            </w:pPr>
            <w:r>
              <w:t xml:space="preserve">초안</w:t>
            </w:r>
          </w:p>
        </w:tc>
        <w:tc>
          <w:tcPr>
            <w:tcW w:type="dxa" w:w="5900"/>
            <w:shd w:fill="F2F7FC" w:color="auto" w:val="clear"/>
            <w:tcMar>
              <w:top w:type="dxa" w:w="45"/>
              <w:left w:type="dxa" w:w="95"/>
              <w:bottom w:type="dxa" w:w="45"/>
              <w:right w:type="dxa" w:w="95"/>
            </w:tcMar>
            <w:vAlign w:val="center"/>
          </w:tcPr>
          <w:p>
            <w:pPr>
              <w:pStyle w:val="TableCellText"/>
              <w:keepNext/>
              <w:jc w:val="left"/>
            </w:pPr>
            <w:r>
              <w:t xml:space="preserve">골격 및 아키텍처 절 작성</w:t>
            </w:r>
          </w:p>
        </w:tc>
      </w:tr>
      <w:tr>
        <w:trPr>
          <w:cantSplit/>
        </w:trPr>
        <w:tc>
          <w:tcPr>
            <w:tcW w:type="dxa" w:w="700"/>
            <w:shd w:fill="FFFFFF" w:color="auto" w:val="clear"/>
            <w:tcMar>
              <w:top w:type="dxa" w:w="45"/>
              <w:left w:type="dxa" w:w="95"/>
              <w:bottom w:type="dxa" w:w="45"/>
              <w:right w:type="dxa" w:w="95"/>
            </w:tcMar>
            <w:vAlign w:val="center"/>
          </w:tcPr>
          <w:p>
            <w:pPr>
              <w:pStyle w:val="TableCellText"/>
              <w:keepNext w:val="false"/>
              <w:jc w:val="center"/>
            </w:pPr>
            <w:r>
              <w:t xml:space="preserve">1.0</w:t>
            </w:r>
          </w:p>
        </w:tc>
        <w:tc>
          <w:tcPr>
            <w:tcW w:type="dxa" w:w="1500"/>
            <w:shd w:fill="FFFFFF" w:color="auto" w:val="clear"/>
            <w:tcMar>
              <w:top w:type="dxa" w:w="45"/>
              <w:left w:type="dxa" w:w="95"/>
              <w:bottom w:type="dxa" w:w="45"/>
              <w:right w:type="dxa" w:w="95"/>
            </w:tcMar>
            <w:vAlign w:val="center"/>
          </w:tcPr>
          <w:p>
            <w:pPr>
              <w:pStyle w:val="TableCellText"/>
              <w:keepNext w:val="false"/>
              <w:jc w:val="center"/>
            </w:pPr>
            <w:r>
              <w:t xml:space="preserve">2026-07-27</w:t>
            </w:r>
          </w:p>
        </w:tc>
        <w:tc>
          <w:tcPr>
            <w:tcW w:type="dxa" w:w="900"/>
            <w:shd w:fill="FFFFFF" w:color="auto" w:val="clear"/>
            <w:tcMar>
              <w:top w:type="dxa" w:w="45"/>
              <w:left w:type="dxa" w:w="95"/>
              <w:bottom w:type="dxa" w:w="45"/>
              <w:right w:type="dxa" w:w="95"/>
            </w:tcMar>
            <w:vAlign w:val="center"/>
          </w:tcPr>
          <w:p>
            <w:pPr>
              <w:pStyle w:val="TableCellText"/>
              <w:keepNext w:val="false"/>
              <w:jc w:val="center"/>
            </w:pPr>
            <w:r>
              <w:t xml:space="preserve">확정</w:t>
            </w:r>
          </w:p>
        </w:tc>
        <w:tc>
          <w:tcPr>
            <w:tcW w:type="dxa" w:w="5900"/>
            <w:shd w:fill="FFFFFF" w:color="auto" w:val="clear"/>
            <w:tcMar>
              <w:top w:type="dxa" w:w="45"/>
              <w:left w:type="dxa" w:w="95"/>
              <w:bottom w:type="dxa" w:w="45"/>
              <w:right w:type="dxa" w:w="95"/>
            </w:tcMar>
            <w:vAlign w:val="center"/>
          </w:tcPr>
          <w:p>
            <w:pPr>
              <w:pStyle w:val="TableCellText"/>
              <w:keepNext w:val="false"/>
              <w:jc w:val="left"/>
            </w:pPr>
            <w:r>
              <w:t xml:space="preserve">v0.6.4 기준 </w:t>
            </w:r>
            <w:del w:id="901" w:author="문서 검토자" w:date="2026-07-26T10:00:00Z">
              <w:r>
                <w:delText xml:space="preserve">기능 목록 재확인</w:delText>
              </w:r>
            </w:del>
            <w:ins w:id="902" w:author="문서 검토자" w:date="2026-07-26T10:05:00Z">
              <w:r>
                <w:t xml:space="preserve">기능·품질 지표 실측값 반영</w:t>
              </w:r>
            </w:ins>
          </w:p>
        </w:tc>
      </w:tr>
    </w:tbl>
    <w:p>
      <w:r>
        <w:br w:type="page"/>
      </w:r>
    </w:p>
    <w:p>
      <w:pPr>
        <w:pStyle w:val="TOCH"/>
      </w:pPr>
      <w: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TOCH"/>
      </w:pPr>
      <w:r>
        <w:t xml:space="preserve">그림 및 표 목차</w:t>
      </w:r>
    </w:p>
    <w:p>
      <w:pPr>
        <w:pStyle w:val="Heading2"/>
      </w:pPr>
      <w:r>
        <w:t xml:space="preserve">그림 목차</w:t>
      </w:r>
    </w:p>
    <w:sdt>
      <w:sdtPr>
        <w:alias w:val="그림 목차"/>
      </w:sdtPr>
      <w:sdtContent>
        <w:p>
          <w:r>
            <w:fldChar w:fldCharType="begin" w:dirty="true"/>
            <w:instrText xml:space="preserve">TOC \a "Figure" \h</w:instrText>
            <w:fldChar w:fldCharType="separate"/>
          </w:r>
        </w:p>
        <w:p>
          <w:r>
            <w:fldChar w:fldCharType="end"/>
          </w:r>
        </w:p>
      </w:sdtContent>
    </w:sdt>
    <w:p>
      <w:pPr>
        <w:pStyle w:val="Heading2"/>
      </w:pPr>
      <w:r>
        <w:t xml:space="preserve">표 목차</w:t>
      </w:r>
    </w:p>
    <w:sdt>
      <w:sdtPr>
        <w:alias w:val="표 목차"/>
      </w:sdtPr>
      <w:sdtContent>
        <w:p>
          <w:r>
            <w:fldChar w:fldCharType="begin" w:dirty="true"/>
            <w:instrText xml:space="preserve">TOC \a "Table" \h</w:instrText>
            <w:fldChar w:fldCharType="separate"/>
          </w:r>
        </w:p>
        <w:p>
          <w:r>
            <w:fldChar w:fldCharType="end"/>
          </w:r>
        </w:p>
      </w:sdtContent>
    </w:sdt>
    <w:p>
      <w:pPr>
        <w:pStyle w:val="Callout"/>
      </w:pPr>
      <w:r>
        <w:t xml:space="preserve">목차 · 그림 목차 · 표 목차는 필드(field) 로 삽입되어 있다. Microsoft Word에서 문서를 열면 </w:t>
      </w:r>
      <w:r>
        <w:rPr>
          <w:rStyle w:val="InlineCode"/>
        </w:rPr>
        <w:t xml:space="preserve">F9</w:t>
      </w:r>
      <w:r>
        <w:t xml:space="preserve"> 또는 [모두 업데이트]로 최신 페이지 번호를 채울 수 있다.</w:t>
      </w:r>
    </w:p>
    <w:p>
      <w:pPr>
        <w:sectPr>
          <w:headerReference w:type="default" r:id="rId7"/>
          <w:footerReference w:type="default" r:id="rId8"/>
          <w:pgSz w:w="11906" w:h="16838" w:orient="portrait"/>
          <w:pgMar w:top="1180" w:right="1300" w:bottom="1080" w:left="1300" w:header="640" w:footer="540" w:gutter="0"/>
          <w:pgNumType w:start="1" w:fmt="lowerRoman"/>
          <w:docGrid w:linePitch="360"/>
        </w:sectPr>
      </w:pPr>
    </w:p>
    <w:p>
      <w:pPr>
        <w:spacing w:after="60"/>
      </w:pPr>
      <w:r>
        <w:rPr>
          <w:b/>
          <w:bCs/>
          <w:color w:val="C55A11"/>
          <w:spacing w:val="20"/>
          <w:sz w:val="18"/>
          <w:szCs w:val="18"/>
        </w:rPr>
        <w:t xml:space="preserve">제 I 부</w:t>
      </w:r>
      <w:r>
        <w:rPr>
          <w:color w:val="7F7F7F"/>
          <w:spacing w:val="10"/>
          <w:sz w:val="18"/>
          <w:szCs w:val="18"/>
        </w:rPr>
        <w:t xml:space="preserve">   배경 — 문제 정의와 기능 범위</w:t>
      </w:r>
    </w:p>
    <w:p>
      <w:pPr>
        <w:pStyle w:val="Heading1"/>
      </w:pPr>
      <w:bookmarkStart w:name="ch1" w:id="100"/>
      <w:r>
        <w:t xml:space="preserve">1. 개요</w:t>
      </w:r>
      <w:bookmarkEnd w:id="100"/>
    </w:p>
    <w:p>
      <w:pPr>
        <w:pStyle w:val="Heading2"/>
      </w:pPr>
      <w:r>
        <w:t xml:space="preserve">1.1 한 문장 요약</w:t>
      </w:r>
    </w:p>
    <w:p>
      <w:pPr>
        <w:pStyle w:val="Quote"/>
      </w:pPr>
      <w:r>
        <w:t xml:space="preserve">office2pdf는 DOCX · XLSX · PPTX 문서를 외부 런타임 없이 PDF로 변환하는 순수 Rust 라이브러리 및 CLI이며, 조판 엔진으로 Typst를 사용한다.</w:t>
      </w:r>
    </w:p>
    <w:p>
      <w:r>
        <w:t xml:space="preserve">문서 변환은 거의 모든 업무 시스템이 마지막 단계에서 마주치는 과제다. 계약서를 PDF로 보관해야 하고, 대시보드에서 내려받은 스프레드시트를 첨부 가능한 형태로 굳혀야 하며, 발표 자료를 웹에서 미리보기로 제공해야 한다. 그런데 이 평범한 요구를 구현하려는 순간, 대부분의 팀은 </w:t>
      </w:r>
      <w:r>
        <w:rPr>
          <w:rStyle w:val="KeyTerm"/>
        </w:rPr>
        <w:t xml:space="preserve">헤드리스 오피스 스위트</w:t>
      </w:r>
      <w:r>
        <w:t xml:space="preserve">라는 무거운 의존성과 마주한다. </w:t>
      </w:r>
      <w:r>
        <w:rPr>
          <w:rStyle w:val="InlineCode"/>
        </w:rPr>
        <w:t xml:space="preserve">soffice --headless --convert-to pdf</w:t>
      </w:r>
      <w:r>
        <w:t xml:space="preserve"> 한 줄이면 되는 것처럼 보이지만, 실제 운영에서는 컨테이너 이미지 크기, 프로세스 수명 관리, 폰트 배포, 동시성 제어, 좀비 프로세스 회수까지 모든 문제가 따라온다.</w:t>
      </w:r>
      <w:r>
        <w:rPr>
          <w:rStyle w:val="FootnoteReference"/>
        </w:rPr>
        <w:footnoteReference w:id="1"/>
      </w:r>
    </w:p>
    <w:p>
      <w:r>
        <w:t xml:space="preserve">office2pdf는 이 문제를 다른 층위에서 해결한다. OOXML 패키지를 직접 해석해 자체 중간 표현으로 옮긴 뒤, 이를 Typst 조판 소스로 코드 생성(codegen)하고 Typst 컴파일러를 라이브러리로 링크해 PDF를 만든다. 외부 프로세스를 띄우지 않으며, 결과물은 하나의 실행 파일 또는 하나의 크레이트 의존성으로 귀결된다.</w:t>
      </w:r>
    </w:p>
    <w:p>
      <w:pPr>
        <w:pStyle w:val="Heading2"/>
      </w:pPr>
      <w:r>
        <w:t xml:space="preserve">1.2 핵심 가치</w:t>
      </w:r>
    </w:p>
    <w:p>
      <w:pPr>
        <w:pStyle w:val="ListParagraph"/>
        <w:numPr>
          <w:ilvl w:val="0"/>
          <w:numId w:val="2"/>
        </w:numPr>
      </w:pPr>
      <w:r>
        <w:rPr>
          <w:rStyle w:val="KeyTerm"/>
        </w:rPr>
        <w:t xml:space="preserve">무의존 배포</w:t>
      </w:r>
      <w:r>
        <w:t xml:space="preserve"> — LibreOffice, Chromium, JVM, X11, Docker 이미지가 필요하지 않다. 정적 링크된 단일 바이너리로 동작한다.</w:t>
      </w:r>
    </w:p>
    <w:p>
      <w:pPr>
        <w:pStyle w:val="ListParagraph"/>
        <w:numPr>
          <w:ilvl w:val="0"/>
          <w:numId w:val="2"/>
        </w:numPr>
      </w:pPr>
      <w:r>
        <w:rPr>
          <w:rStyle w:val="KeyTerm"/>
        </w:rPr>
        <w:t xml:space="preserve">인프로세스 변환</w:t>
      </w:r>
      <w:r>
        <w:t xml:space="preserve"> — 프로세스 생성 비용과 프로필 격리 문제가 사라진다. 라이브러리 함수 호출로 변환이 끝난다.</w:t>
      </w:r>
    </w:p>
    <w:p>
      <w:pPr>
        <w:pStyle w:val="ListParagraph"/>
        <w:numPr>
          <w:ilvl w:val="0"/>
          <w:numId w:val="2"/>
        </w:numPr>
      </w:pPr>
      <w:r>
        <w:rPr>
          <w:rStyle w:val="KeyTerm"/>
        </w:rPr>
        <w:t xml:space="preserve">메모리 상 변환</w:t>
      </w:r>
      <w:r>
        <w:t xml:space="preserve"> — 파일 시스템을 거치지 않고 바이트 슬라이스를 그대로 변환할 수 있어, 오브젝트 스토리지 기반 파이프라인에 자연스럽게 맞는다.</w:t>
      </w:r>
    </w:p>
    <w:p>
      <w:pPr>
        <w:pStyle w:val="ListParagraph"/>
        <w:numPr>
          <w:ilvl w:val="0"/>
          <w:numId w:val="2"/>
        </w:numPr>
      </w:pPr>
      <w:r>
        <w:rPr>
          <w:rStyle w:val="KeyTerm"/>
        </w:rPr>
        <w:t xml:space="preserve">이식성</w:t>
      </w:r>
      <w:r>
        <w:t xml:space="preserve"> — Linux · Windows · macOS 3개 플랫폼을 CI에서 동시 검증하며, WebAssembly 타깃으로 빌드하면 브라우저와 Node.js에서도 동일 코드가 실행된다.</w:t>
      </w:r>
    </w:p>
    <w:p>
      <w:pPr>
        <w:pStyle w:val="ListParagraph"/>
        <w:numPr>
          <w:ilvl w:val="0"/>
          <w:numId w:val="2"/>
        </w:numPr>
      </w:pPr>
      <w:r>
        <w:rPr>
          <w:rStyle w:val="KeyTerm"/>
        </w:rPr>
        <w:t xml:space="preserve">보존·접근성 표준</w:t>
      </w:r>
      <w:r>
        <w:t xml:space="preserve"> — PDF/A-2b 장기 보존 출력과 태그드 PDF, PDF/UA-1 접근성 준수 출력을 옵션으로 제공한다.</w:t>
      </w:r>
    </w:p>
    <w:p>
      <w:pPr>
        <w:pStyle w:val="ListParagraph"/>
        <w:numPr>
          <w:ilvl w:val="0"/>
          <w:numId w:val="2"/>
        </w:numPr>
      </w:pPr>
      <w:r>
        <w:rPr>
          <w:rStyle w:val="KeyTerm"/>
        </w:rPr>
        <w:t xml:space="preserve">관측 가능성</w:t>
      </w:r>
      <w:r>
        <w:t xml:space="preserve"> — 변환 실패를 오류로만 알리지 않고, 부분 손실을 구조화된 경고로 반환하며 단계별 소요 시간을 계측한다.</w:t>
      </w:r>
    </w:p>
    <w:p>
      <w:pPr>
        <w:pStyle w:val="Heading2"/>
      </w:pPr>
      <w:r>
        <w:t xml:space="preserve">1.3 문서 구성</w:t>
      </w:r>
    </w:p>
    <w:p>
      <w:r>
        <w:t xml:space="preserve">이후 장의 구성은 다음과 같다. 아키텍처를 먼저 파악하고 싶은 독자는 </w:t>
      </w:r>
      <w:hyperlink w:history="1" w:anchor="ch4">
        <w:r>
          <w:rPr>
            <w:rStyle w:val="Hyperlink"/>
          </w:rPr>
          <w:t xml:space="preserve">4장 시스템 아키텍처</w:t>
        </w:r>
      </w:hyperlink>
      <w:r>
        <w:t xml:space="preserve">로, 즉시 적용 방법이 궁금한 독자는 </w:t>
      </w:r>
      <w:hyperlink w:history="1" w:anchor="ch9">
        <w:r>
          <w:rPr>
            <w:rStyle w:val="Hyperlink"/>
          </w:rPr>
          <w:t xml:space="preserve">9장 설치와 빠른 시작</w:t>
        </w:r>
      </w:hyperlink>
      <w:r>
        <w:t xml:space="preserve">으로 바로 이동하면 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문서 구성 개요</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200"/>
        <w:gridCol w:w="1500"/>
        <w:gridCol w:w="6300"/>
      </w:tblGrid>
      <w:tr>
        <w:trPr>
          <w:cantSplit/>
          <w:tblHeader/>
        </w:trPr>
        <w:tc>
          <w:tcPr>
            <w:tcW w:type="dxa" w:w="1200"/>
            <w:shd w:fill="1F3864" w:color="auto" w:val="clear"/>
            <w:tcMar>
              <w:top w:type="dxa" w:w="45"/>
              <w:left w:type="dxa" w:w="95"/>
              <w:bottom w:type="dxa" w:w="45"/>
              <w:right w:type="dxa" w:w="95"/>
            </w:tcMar>
            <w:vAlign w:val="center"/>
          </w:tcPr>
          <w:p>
            <w:pPr>
              <w:pStyle w:val="TableHead"/>
              <w:keepNext/>
            </w:pPr>
            <w:r>
              <w:t xml:space="preserve">구분</w:t>
            </w:r>
          </w:p>
        </w:tc>
        <w:tc>
          <w:tcPr>
            <w:tcW w:type="dxa" w:w="1500"/>
            <w:shd w:fill="1F3864" w:color="auto" w:val="clear"/>
            <w:tcMar>
              <w:top w:type="dxa" w:w="45"/>
              <w:left w:type="dxa" w:w="95"/>
              <w:bottom w:type="dxa" w:w="45"/>
              <w:right w:type="dxa" w:w="95"/>
            </w:tcMar>
            <w:vAlign w:val="center"/>
          </w:tcPr>
          <w:p>
            <w:pPr>
              <w:pStyle w:val="TableHead"/>
              <w:keepNext/>
            </w:pPr>
            <w:r>
              <w:t xml:space="preserve">장</w:t>
            </w:r>
          </w:p>
        </w:tc>
        <w:tc>
          <w:tcPr>
            <w:tcW w:type="dxa" w:w="6300"/>
            <w:shd w:fill="1F3864" w:color="auto" w:val="clear"/>
            <w:tcMar>
              <w:top w:type="dxa" w:w="45"/>
              <w:left w:type="dxa" w:w="95"/>
              <w:bottom w:type="dxa" w:w="45"/>
              <w:right w:type="dxa" w:w="95"/>
            </w:tcMar>
            <w:vAlign w:val="center"/>
          </w:tcPr>
          <w:p>
            <w:pPr>
              <w:pStyle w:val="TableHead"/>
              <w:keepNext/>
            </w:pPr>
            <w:r>
              <w:t xml:space="preserve">다루는 내용</w:t>
            </w:r>
          </w:p>
        </w:tc>
      </w:tr>
      <w:tr>
        <w:trPr>
          <w:cantSplit/>
        </w:trPr>
        <w:tc>
          <w:tcPr>
            <w:tcW w:type="dxa" w:w="1200"/>
            <w:shd w:fill="F2F7FC" w:color="auto" w:val="clear"/>
            <w:tcMar>
              <w:top w:type="dxa" w:w="45"/>
              <w:left w:type="dxa" w:w="95"/>
              <w:bottom w:type="dxa" w:w="45"/>
              <w:right w:type="dxa" w:w="95"/>
            </w:tcMar>
            <w:vAlign w:val="center"/>
          </w:tcPr>
          <w:p>
            <w:pPr>
              <w:pStyle w:val="TableCellText"/>
              <w:keepNext/>
              <w:jc w:val="center"/>
            </w:pPr>
            <w:r>
              <w:t xml:space="preserve">배경</w:t>
            </w:r>
          </w:p>
        </w:tc>
        <w:tc>
          <w:tcPr>
            <w:tcW w:type="dxa" w:w="1500"/>
            <w:shd w:fill="F2F7FC" w:color="auto" w:val="clear"/>
            <w:tcMar>
              <w:top w:type="dxa" w:w="45"/>
              <w:left w:type="dxa" w:w="95"/>
              <w:bottom w:type="dxa" w:w="45"/>
              <w:right w:type="dxa" w:w="95"/>
            </w:tcMar>
            <w:vAlign w:val="center"/>
          </w:tcPr>
          <w:p>
            <w:pPr>
              <w:pStyle w:val="TableCellText"/>
              <w:keepNext/>
              <w:jc w:val="center"/>
            </w:pPr>
            <w:r>
              <w:t xml:space="preserve">1 ~ 3장</w:t>
            </w:r>
          </w:p>
        </w:tc>
        <w:tc>
          <w:tcPr>
            <w:tcW w:type="dxa" w:w="6300"/>
            <w:shd w:fill="F2F7FC" w:color="auto" w:val="clear"/>
            <w:tcMar>
              <w:top w:type="dxa" w:w="45"/>
              <w:left w:type="dxa" w:w="95"/>
              <w:bottom w:type="dxa" w:w="45"/>
              <w:right w:type="dxa" w:w="95"/>
            </w:tcMar>
            <w:vAlign w:val="center"/>
          </w:tcPr>
          <w:p>
            <w:pPr>
              <w:pStyle w:val="TableCellText"/>
              <w:keepNext/>
              <w:jc w:val="left"/>
            </w:pPr>
            <w:r>
              <w:t xml:space="preserve">문제 정의, 기존 접근의 한계, 기능 범위</w:t>
            </w:r>
          </w:p>
        </w:tc>
      </w:tr>
      <w:tr>
        <w:trPr>
          <w:cantSplit/>
        </w:trPr>
        <w:tc>
          <w:tcPr>
            <w:tcW w:type="dxa" w:w="1200"/>
            <w:shd w:fill="FFFFFF" w:color="auto" w:val="clear"/>
            <w:tcMar>
              <w:top w:type="dxa" w:w="45"/>
              <w:left w:type="dxa" w:w="95"/>
              <w:bottom w:type="dxa" w:w="45"/>
              <w:right w:type="dxa" w:w="95"/>
            </w:tcMar>
            <w:vAlign w:val="center"/>
          </w:tcPr>
          <w:p>
            <w:pPr>
              <w:pStyle w:val="TableCellText"/>
              <w:keepNext/>
              <w:jc w:val="center"/>
            </w:pPr>
            <w:r>
              <w:t xml:space="preserve">설계</w:t>
            </w:r>
          </w:p>
        </w:tc>
        <w:tc>
          <w:tcPr>
            <w:tcW w:type="dxa" w:w="1500"/>
            <w:shd w:fill="FFFFFF" w:color="auto" w:val="clear"/>
            <w:tcMar>
              <w:top w:type="dxa" w:w="45"/>
              <w:left w:type="dxa" w:w="95"/>
              <w:bottom w:type="dxa" w:w="45"/>
              <w:right w:type="dxa" w:w="95"/>
            </w:tcMar>
            <w:vAlign w:val="center"/>
          </w:tcPr>
          <w:p>
            <w:pPr>
              <w:pStyle w:val="TableCellText"/>
              <w:keepNext/>
              <w:jc w:val="center"/>
            </w:pPr>
            <w:r>
              <w:t xml:space="preserve">4 ~ 8장</w:t>
            </w:r>
          </w:p>
        </w:tc>
        <w:tc>
          <w:tcPr>
            <w:tcW w:type="dxa" w:w="6300"/>
            <w:shd w:fill="FFFFFF" w:color="auto" w:val="clear"/>
            <w:tcMar>
              <w:top w:type="dxa" w:w="45"/>
              <w:left w:type="dxa" w:w="95"/>
              <w:bottom w:type="dxa" w:w="45"/>
              <w:right w:type="dxa" w:w="95"/>
            </w:tcMar>
            <w:vAlign w:val="center"/>
          </w:tcPr>
          <w:p>
            <w:pPr>
              <w:pStyle w:val="TableCellText"/>
              <w:keepNext/>
              <w:jc w:val="left"/>
            </w:pPr>
            <w:r>
              <w:t xml:space="preserve">파이프라인, 중간 표현, 파서 계층, 렌더러, 폰트 해상</w:t>
            </w:r>
          </w:p>
        </w:tc>
      </w:tr>
      <w:tr>
        <w:trPr>
          <w:cantSplit/>
        </w:trPr>
        <w:tc>
          <w:tcPr>
            <w:tcW w:type="dxa" w:w="1200"/>
            <w:shd w:fill="F2F7FC" w:color="auto" w:val="clear"/>
            <w:tcMar>
              <w:top w:type="dxa" w:w="45"/>
              <w:left w:type="dxa" w:w="95"/>
              <w:bottom w:type="dxa" w:w="45"/>
              <w:right w:type="dxa" w:w="95"/>
            </w:tcMar>
            <w:vAlign w:val="center"/>
          </w:tcPr>
          <w:p>
            <w:pPr>
              <w:pStyle w:val="TableCellText"/>
              <w:keepNext/>
              <w:jc w:val="center"/>
            </w:pPr>
            <w:r>
              <w:t xml:space="preserve">활용</w:t>
            </w:r>
          </w:p>
        </w:tc>
        <w:tc>
          <w:tcPr>
            <w:tcW w:type="dxa" w:w="1500"/>
            <w:shd w:fill="F2F7FC" w:color="auto" w:val="clear"/>
            <w:tcMar>
              <w:top w:type="dxa" w:w="45"/>
              <w:left w:type="dxa" w:w="95"/>
              <w:bottom w:type="dxa" w:w="45"/>
              <w:right w:type="dxa" w:w="95"/>
            </w:tcMar>
            <w:vAlign w:val="center"/>
          </w:tcPr>
          <w:p>
            <w:pPr>
              <w:pStyle w:val="TableCellText"/>
              <w:keepNext/>
              <w:jc w:val="center"/>
            </w:pPr>
            <w:r>
              <w:t xml:space="preserve">9 ~ 14장</w:t>
            </w:r>
          </w:p>
        </w:tc>
        <w:tc>
          <w:tcPr>
            <w:tcW w:type="dxa" w:w="6300"/>
            <w:shd w:fill="F2F7FC" w:color="auto" w:val="clear"/>
            <w:tcMar>
              <w:top w:type="dxa" w:w="45"/>
              <w:left w:type="dxa" w:w="95"/>
              <w:bottom w:type="dxa" w:w="45"/>
              <w:right w:type="dxa" w:w="95"/>
            </w:tcMar>
            <w:vAlign w:val="center"/>
          </w:tcPr>
          <w:p>
            <w:pPr>
              <w:pStyle w:val="TableCellText"/>
              <w:keepNext/>
              <w:jc w:val="left"/>
            </w:pPr>
            <w:r>
              <w:t xml:space="preserve">설치, CLI, HTTP 서버, WASM, 접근성 출력, 스트리밍</w:t>
            </w:r>
          </w:p>
        </w:tc>
      </w:tr>
      <w:tr>
        <w:trPr>
          <w:cantSplit/>
        </w:trPr>
        <w:tc>
          <w:tcPr>
            <w:tcW w:type="dxa" w:w="1200"/>
            <w:shd w:fill="FFFFFF" w:color="auto" w:val="clear"/>
            <w:tcMar>
              <w:top w:type="dxa" w:w="45"/>
              <w:left w:type="dxa" w:w="95"/>
              <w:bottom w:type="dxa" w:w="45"/>
              <w:right w:type="dxa" w:w="95"/>
            </w:tcMar>
            <w:vAlign w:val="center"/>
          </w:tcPr>
          <w:p>
            <w:pPr>
              <w:pStyle w:val="TableCellText"/>
              <w:keepNext/>
              <w:jc w:val="center"/>
            </w:pPr>
            <w:r>
              <w:t xml:space="preserve">운영</w:t>
            </w:r>
          </w:p>
        </w:tc>
        <w:tc>
          <w:tcPr>
            <w:tcW w:type="dxa" w:w="1500"/>
            <w:shd w:fill="FFFFFF" w:color="auto" w:val="clear"/>
            <w:tcMar>
              <w:top w:type="dxa" w:w="45"/>
              <w:left w:type="dxa" w:w="95"/>
              <w:bottom w:type="dxa" w:w="45"/>
              <w:right w:type="dxa" w:w="95"/>
            </w:tcMar>
            <w:vAlign w:val="center"/>
          </w:tcPr>
          <w:p>
            <w:pPr>
              <w:pStyle w:val="TableCellText"/>
              <w:keepNext/>
              <w:jc w:val="center"/>
            </w:pPr>
            <w:r>
              <w:t xml:space="preserve">15 ~ 18장</w:t>
            </w:r>
          </w:p>
        </w:tc>
        <w:tc>
          <w:tcPr>
            <w:tcW w:type="dxa" w:w="6300"/>
            <w:shd w:fill="FFFFFF" w:color="auto" w:val="clear"/>
            <w:tcMar>
              <w:top w:type="dxa" w:w="45"/>
              <w:left w:type="dxa" w:w="95"/>
              <w:bottom w:type="dxa" w:w="45"/>
              <w:right w:type="dxa" w:w="95"/>
            </w:tcMar>
            <w:vAlign w:val="center"/>
          </w:tcPr>
          <w:p>
            <w:pPr>
              <w:pStyle w:val="TableCellText"/>
              <w:keepNext/>
              <w:jc w:val="left"/>
            </w:pPr>
            <w:r>
              <w:t xml:space="preserve">오류·경고 모델, 성능 계측, 품질 보증, 개발 방법론</w:t>
            </w:r>
          </w:p>
        </w:tc>
      </w:tr>
      <w:tr>
        <w:trPr>
          <w:cantSplit/>
        </w:trPr>
        <w:tc>
          <w:tcPr>
            <w:tcW w:type="dxa" w:w="1200"/>
            <w:shd w:fill="F2F7FC" w:color="auto" w:val="clear"/>
            <w:tcMar>
              <w:top w:type="dxa" w:w="45"/>
              <w:left w:type="dxa" w:w="95"/>
              <w:bottom w:type="dxa" w:w="45"/>
              <w:right w:type="dxa" w:w="95"/>
            </w:tcMar>
            <w:vAlign w:val="center"/>
          </w:tcPr>
          <w:p>
            <w:pPr>
              <w:pStyle w:val="TableCellText"/>
              <w:keepNext/>
              <w:jc w:val="center"/>
            </w:pPr>
            <w:r>
              <w:t xml:space="preserve">판단</w:t>
            </w:r>
          </w:p>
        </w:tc>
        <w:tc>
          <w:tcPr>
            <w:tcW w:type="dxa" w:w="1500"/>
            <w:shd w:fill="F2F7FC" w:color="auto" w:val="clear"/>
            <w:tcMar>
              <w:top w:type="dxa" w:w="45"/>
              <w:left w:type="dxa" w:w="95"/>
              <w:bottom w:type="dxa" w:w="45"/>
              <w:right w:type="dxa" w:w="95"/>
            </w:tcMar>
            <w:vAlign w:val="center"/>
          </w:tcPr>
          <w:p>
            <w:pPr>
              <w:pStyle w:val="TableCellText"/>
              <w:keepNext/>
              <w:jc w:val="center"/>
            </w:pPr>
            <w:r>
              <w:t xml:space="preserve">19 ~ 22장</w:t>
            </w:r>
          </w:p>
        </w:tc>
        <w:tc>
          <w:tcPr>
            <w:tcW w:type="dxa" w:w="6300"/>
            <w:shd w:fill="F2F7FC" w:color="auto" w:val="clear"/>
            <w:tcMar>
              <w:top w:type="dxa" w:w="45"/>
              <w:left w:type="dxa" w:w="95"/>
              <w:bottom w:type="dxa" w:w="45"/>
              <w:right w:type="dxa" w:w="95"/>
            </w:tcMar>
            <w:vAlign w:val="center"/>
          </w:tcPr>
          <w:p>
            <w:pPr>
              <w:pStyle w:val="TableCellText"/>
              <w:keepNext/>
              <w:jc w:val="left"/>
            </w:pPr>
            <w:r>
              <w:t xml:space="preserve">도입 시나리오, 대안 비교, 한계와 로드맵, 라이선스</w:t>
            </w:r>
          </w:p>
        </w:tc>
      </w:tr>
      <w:tr>
        <w:trPr>
          <w:cantSplit/>
        </w:trPr>
        <w:tc>
          <w:tcPr>
            <w:tcW w:type="dxa" w:w="1200"/>
            <w:shd w:fill="FFFFFF" w:color="auto" w:val="clear"/>
            <w:tcMar>
              <w:top w:type="dxa" w:w="45"/>
              <w:left w:type="dxa" w:w="95"/>
              <w:bottom w:type="dxa" w:w="45"/>
              <w:right w:type="dxa" w:w="95"/>
            </w:tcMar>
            <w:vAlign w:val="center"/>
          </w:tcPr>
          <w:p>
            <w:pPr>
              <w:pStyle w:val="TableCellText"/>
              <w:keepNext w:val="false"/>
              <w:jc w:val="center"/>
            </w:pPr>
            <w:r>
              <w:t xml:space="preserve">부록</w:t>
            </w:r>
          </w:p>
        </w:tc>
        <w:tc>
          <w:tcPr>
            <w:tcW w:type="dxa" w:w="1500"/>
            <w:shd w:fill="FFFFFF" w:color="auto" w:val="clear"/>
            <w:tcMar>
              <w:top w:type="dxa" w:w="45"/>
              <w:left w:type="dxa" w:w="95"/>
              <w:bottom w:type="dxa" w:w="45"/>
              <w:right w:type="dxa" w:w="95"/>
            </w:tcMar>
            <w:vAlign w:val="center"/>
          </w:tcPr>
          <w:p>
            <w:pPr>
              <w:pStyle w:val="TableCellText"/>
              <w:keepNext w:val="false"/>
              <w:jc w:val="center"/>
            </w:pPr>
            <w:r>
              <w:t xml:space="preserve">A ~ C</w:t>
            </w:r>
          </w:p>
        </w:tc>
        <w:tc>
          <w:tcPr>
            <w:tcW w:type="dxa" w:w="6300"/>
            <w:shd w:fill="FFFFFF" w:color="auto" w:val="clear"/>
            <w:tcMar>
              <w:top w:type="dxa" w:w="45"/>
              <w:left w:type="dxa" w:w="95"/>
              <w:bottom w:type="dxa" w:w="45"/>
              <w:right w:type="dxa" w:w="95"/>
            </w:tcMar>
            <w:vAlign w:val="center"/>
          </w:tcPr>
          <w:p>
            <w:pPr>
              <w:pStyle w:val="TableCellText"/>
              <w:keepNext w:val="false"/>
              <w:jc w:val="left"/>
            </w:pPr>
            <w:r>
              <w:t xml:space="preserve">용어집, 단위 변환 수식, 참고 자료</w:t>
            </w:r>
          </w:p>
        </w:tc>
      </w:tr>
    </w:tbl>
    <w:p>
      <w:pPr>
        <w:pStyle w:val="Heading1"/>
      </w:pPr>
      <w:bookmarkStart w:name="ch2" w:id="101"/>
      <w:r>
        <w:t xml:space="preserve">2. 배경과 문제 정의</w:t>
      </w:r>
      <w:bookmarkEnd w:id="101"/>
    </w:p>
    <w:p>
      <w:pPr>
        <w:pStyle w:val="Heading2"/>
      </w:pPr>
      <w:r>
        <w:t xml:space="preserve">2.1 기존 변환 스택의 구조적 부담</w:t>
      </w:r>
    </w:p>
    <w:p>
      <w:r>
        <w:t xml:space="preserve">서버 측 문서 변환에서 관행적으로 채택되는 접근은 크게 세 가지다. 각 접근은 서로 다른 지점에서 비용을 발생시킨다.</w:t>
      </w:r>
    </w:p>
    <w:p>
      <w:pPr>
        <w:pStyle w:val="ListParagraph"/>
        <w:numPr>
          <w:ilvl w:val="0"/>
          <w:numId w:val="3"/>
        </w:numPr>
      </w:pPr>
      <w:r>
        <w:rPr>
          <w:rStyle w:val="KeyTerm"/>
        </w:rPr>
        <w:t xml:space="preserve">헤드리스 오피스 스위트 호출</w:t>
      </w:r>
      <w:r>
        <w:t xml:space="preserve"> — LibreOffice를 설치하고 하위 프로세스로 실행한다. 렌더링 충실도가 높은 편이지만, 이미지 용량이 수백 메가바이트에 달하고 프로세스 생명주기 관리가 필수다.</w:t>
      </w:r>
    </w:p>
    <w:p>
      <w:pPr>
        <w:pStyle w:val="ListParagraph"/>
        <w:numPr>
          <w:ilvl w:val="0"/>
          <w:numId w:val="3"/>
        </w:numPr>
      </w:pPr>
      <w:r>
        <w:rPr>
          <w:rStyle w:val="KeyTerm"/>
        </w:rPr>
        <w:t xml:space="preserve">HTML 중간 변환 + 헤드리스 브라우저</w:t>
      </w:r>
      <w:r>
        <w:t xml:space="preserve"> — 문서를 HTML로 변환한 뒤 Chromium의 인쇄 기능으로 PDF를 만든다. 웹 스택과 친화적이지만, 표 분할·머리글/바닥글·절 구분 같은 인쇄 조판 개념이 왜곡되기 쉽다.</w:t>
      </w:r>
    </w:p>
    <w:p>
      <w:pPr>
        <w:pStyle w:val="ListParagraph"/>
        <w:numPr>
          <w:ilvl w:val="0"/>
          <w:numId w:val="3"/>
        </w:numPr>
      </w:pPr>
      <w:r>
        <w:rPr>
          <w:rStyle w:val="KeyTerm"/>
        </w:rPr>
        <w:t xml:space="preserve">상용 SDK 또는 SaaS API</w:t>
      </w:r>
      <w:r>
        <w:t xml:space="preserve"> — 품질과 지원을 구매하는 방식이다. 데이터 반출 제약이 있는 환경에서는 채택 자체가 불가능한 경우가 많다.</w:t>
      </w:r>
    </w:p>
    <w:p>
      <w:r>
        <w:t xml:space="preserve">세 접근 모두 </w:t>
      </w:r>
      <w:r>
        <w:rPr>
          <w:rStyle w:val="KeyTerm"/>
        </w:rPr>
        <w:t xml:space="preserve">변환 로직이 애플리케이션 외부에 있다</w:t>
      </w:r>
      <w:r>
        <w:t xml:space="preserve">는 공통점을 갖는다. 그 결과 배포 단위가 커지고, 실패 지점이 프로세스 경계 밖에 놓이며, 관측과 디버깅이 어려워진다.</w:t>
      </w:r>
    </w:p>
    <w:p>
      <w:pPr>
        <w:pStyle w:val="Heading2"/>
      </w:pPr>
      <w:r>
        <w:t xml:space="preserve">2.2 컨테이너 환경에서 드러나는 비용</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배포·운영 비용 비교</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900"/>
        <w:gridCol w:w="3500"/>
        <w:gridCol w:w="3600"/>
      </w:tblGrid>
      <w:tr>
        <w:trPr>
          <w:cantSplit/>
          <w:tblHeader/>
        </w:trPr>
        <w:tc>
          <w:tcPr>
            <w:tcW w:type="dxa" w:w="1900"/>
            <w:shd w:fill="1F3864" w:color="auto" w:val="clear"/>
            <w:tcMar>
              <w:top w:type="dxa" w:w="45"/>
              <w:left w:type="dxa" w:w="95"/>
              <w:bottom w:type="dxa" w:w="45"/>
              <w:right w:type="dxa" w:w="95"/>
            </w:tcMar>
            <w:vAlign w:val="center"/>
          </w:tcPr>
          <w:p>
            <w:pPr>
              <w:pStyle w:val="TableHead"/>
              <w:keepNext/>
            </w:pPr>
            <w:r>
              <w:t xml:space="preserve">비용 항목</w:t>
            </w:r>
          </w:p>
        </w:tc>
        <w:tc>
          <w:tcPr>
            <w:tcW w:type="dxa" w:w="3500"/>
            <w:shd w:fill="1F3864" w:color="auto" w:val="clear"/>
            <w:tcMar>
              <w:top w:type="dxa" w:w="45"/>
              <w:left w:type="dxa" w:w="95"/>
              <w:bottom w:type="dxa" w:w="45"/>
              <w:right w:type="dxa" w:w="95"/>
            </w:tcMar>
            <w:vAlign w:val="center"/>
          </w:tcPr>
          <w:p>
            <w:pPr>
              <w:pStyle w:val="TableHead"/>
              <w:keepNext/>
            </w:pPr>
            <w:r>
              <w:t xml:space="preserve">헤드리스 오피스 방식</w:t>
            </w:r>
          </w:p>
        </w:tc>
        <w:tc>
          <w:tcPr>
            <w:tcW w:type="dxa" w:w="3600"/>
            <w:shd w:fill="1F3864" w:color="auto" w:val="clear"/>
            <w:tcMar>
              <w:top w:type="dxa" w:w="45"/>
              <w:left w:type="dxa" w:w="95"/>
              <w:bottom w:type="dxa" w:w="45"/>
              <w:right w:type="dxa" w:w="95"/>
            </w:tcMar>
            <w:vAlign w:val="center"/>
          </w:tcPr>
          <w:p>
            <w:pPr>
              <w:pStyle w:val="TableHead"/>
              <w:keepNext/>
            </w:pPr>
            <w:r>
              <w:t xml:space="preserve">office2pdf 방식</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배포 산출물</w:t>
            </w:r>
          </w:p>
        </w:tc>
        <w:tc>
          <w:tcPr>
            <w:tcW w:type="dxa" w:w="3500"/>
            <w:shd w:fill="F2F7FC" w:color="auto" w:val="clear"/>
            <w:tcMar>
              <w:top w:type="dxa" w:w="45"/>
              <w:left w:type="dxa" w:w="95"/>
              <w:bottom w:type="dxa" w:w="45"/>
              <w:right w:type="dxa" w:w="95"/>
            </w:tcMar>
            <w:vAlign w:val="center"/>
          </w:tcPr>
          <w:p>
            <w:pPr>
              <w:pStyle w:val="TableCellText"/>
              <w:keepNext/>
              <w:jc w:val="left"/>
            </w:pPr>
            <w:r>
              <w:t xml:space="preserve">런타임 포함 컨테이너 이미지</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단일 실행 파일 또는 크레이트 의존성</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left"/>
            </w:pPr>
            <w:r>
              <w:t xml:space="preserve">콜드 스타트</w:t>
            </w:r>
          </w:p>
        </w:tc>
        <w:tc>
          <w:tcPr>
            <w:tcW w:type="dxa" w:w="3500"/>
            <w:shd w:fill="FFFFFF" w:color="auto" w:val="clear"/>
            <w:tcMar>
              <w:top w:type="dxa" w:w="45"/>
              <w:left w:type="dxa" w:w="95"/>
              <w:bottom w:type="dxa" w:w="45"/>
              <w:right w:type="dxa" w:w="95"/>
            </w:tcMar>
            <w:vAlign w:val="center"/>
          </w:tcPr>
          <w:p>
            <w:pPr>
              <w:pStyle w:val="TableCellText"/>
              <w:keepNext/>
              <w:jc w:val="left"/>
            </w:pPr>
            <w:r>
              <w:t xml:space="preserve">런타임 초기화 + 프로필 생성</w:t>
            </w:r>
          </w:p>
        </w:tc>
        <w:tc>
          <w:tcPr>
            <w:tcW w:type="dxa" w:w="3600"/>
            <w:shd w:fill="FFFFFF" w:color="auto" w:val="clear"/>
            <w:tcMar>
              <w:top w:type="dxa" w:w="45"/>
              <w:left w:type="dxa" w:w="95"/>
              <w:bottom w:type="dxa" w:w="45"/>
              <w:right w:type="dxa" w:w="95"/>
            </w:tcMar>
            <w:vAlign w:val="center"/>
          </w:tcPr>
          <w:p>
            <w:pPr>
              <w:pStyle w:val="TableCellText"/>
              <w:keepNext/>
              <w:jc w:val="left"/>
            </w:pPr>
            <w:r>
              <w:t xml:space="preserve">프로세스 내 함수 호출</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동시성 모델</w:t>
            </w:r>
          </w:p>
        </w:tc>
        <w:tc>
          <w:tcPr>
            <w:tcW w:type="dxa" w:w="3500"/>
            <w:shd w:fill="F2F7FC" w:color="auto" w:val="clear"/>
            <w:tcMar>
              <w:top w:type="dxa" w:w="45"/>
              <w:left w:type="dxa" w:w="95"/>
              <w:bottom w:type="dxa" w:w="45"/>
              <w:right w:type="dxa" w:w="95"/>
            </w:tcMar>
            <w:vAlign w:val="center"/>
          </w:tcPr>
          <w:p>
            <w:pPr>
              <w:pStyle w:val="TableCellText"/>
              <w:keepNext/>
              <w:jc w:val="left"/>
            </w:pPr>
            <w:r>
              <w:t xml:space="preserve">프로세스 풀 · 프로필 격리 필요</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스레드/태스크 단위 병렬 처리</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left"/>
            </w:pPr>
            <w:r>
              <w:t xml:space="preserve">실패 격리</w:t>
            </w:r>
          </w:p>
        </w:tc>
        <w:tc>
          <w:tcPr>
            <w:tcW w:type="dxa" w:w="3500"/>
            <w:shd w:fill="FFFFFF" w:color="auto" w:val="clear"/>
            <w:tcMar>
              <w:top w:type="dxa" w:w="45"/>
              <w:left w:type="dxa" w:w="95"/>
              <w:bottom w:type="dxa" w:w="45"/>
              <w:right w:type="dxa" w:w="95"/>
            </w:tcMar>
            <w:vAlign w:val="center"/>
          </w:tcPr>
          <w:p>
            <w:pPr>
              <w:pStyle w:val="TableCellText"/>
              <w:keepNext/>
              <w:jc w:val="left"/>
            </w:pPr>
            <w:r>
              <w:t xml:space="preserve">종료 코드와 표준 오류 파싱</w:t>
            </w:r>
          </w:p>
        </w:tc>
        <w:tc>
          <w:tcPr>
            <w:tcW w:type="dxa" w:w="3600"/>
            <w:shd w:fill="FFFFFF" w:color="auto" w:val="clear"/>
            <w:tcMar>
              <w:top w:type="dxa" w:w="45"/>
              <w:left w:type="dxa" w:w="95"/>
              <w:bottom w:type="dxa" w:w="45"/>
              <w:right w:type="dxa" w:w="95"/>
            </w:tcMar>
            <w:vAlign w:val="center"/>
          </w:tcPr>
          <w:p>
            <w:pPr>
              <w:pStyle w:val="TableCellText"/>
              <w:keepNext/>
              <w:jc w:val="left"/>
            </w:pPr>
            <w:r>
              <w:t xml:space="preserve">타입 지정 오류 값 반환</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폰트 배포</w:t>
            </w:r>
          </w:p>
        </w:tc>
        <w:tc>
          <w:tcPr>
            <w:tcW w:type="dxa" w:w="3500"/>
            <w:shd w:fill="F2F7FC" w:color="auto" w:val="clear"/>
            <w:tcMar>
              <w:top w:type="dxa" w:w="45"/>
              <w:left w:type="dxa" w:w="95"/>
              <w:bottom w:type="dxa" w:w="45"/>
              <w:right w:type="dxa" w:w="95"/>
            </w:tcMar>
            <w:vAlign w:val="center"/>
          </w:tcPr>
          <w:p>
            <w:pPr>
              <w:pStyle w:val="TableCellText"/>
              <w:keepNext/>
              <w:jc w:val="left"/>
            </w:pPr>
            <w:r>
              <w:t xml:space="preserve">이미지에 폰트 패키지 사전 설치</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임베디드 폰트 추출 + 탐색 경로 지정</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관측</w:t>
            </w:r>
          </w:p>
        </w:tc>
        <w:tc>
          <w:tcPr>
            <w:tcW w:type="dxa" w:w="3500"/>
            <w:shd w:fill="FFFFFF" w:color="auto" w:val="clear"/>
            <w:tcMar>
              <w:top w:type="dxa" w:w="45"/>
              <w:left w:type="dxa" w:w="95"/>
              <w:bottom w:type="dxa" w:w="45"/>
              <w:right w:type="dxa" w:w="95"/>
            </w:tcMar>
            <w:vAlign w:val="center"/>
          </w:tcPr>
          <w:p>
            <w:pPr>
              <w:pStyle w:val="TableCellText"/>
              <w:keepNext w:val="false"/>
              <w:jc w:val="left"/>
            </w:pPr>
            <w:r>
              <w:t xml:space="preserve">외부 프로세스 로그 수집</w:t>
            </w:r>
          </w:p>
        </w:tc>
        <w:tc>
          <w:tcPr>
            <w:tcW w:type="dxa" w:w="3600"/>
            <w:shd w:fill="FFFFFF" w:color="auto" w:val="clear"/>
            <w:tcMar>
              <w:top w:type="dxa" w:w="45"/>
              <w:left w:type="dxa" w:w="95"/>
              <w:bottom w:type="dxa" w:w="45"/>
              <w:right w:type="dxa" w:w="95"/>
            </w:tcMar>
            <w:vAlign w:val="center"/>
          </w:tcPr>
          <w:p>
            <w:pPr>
              <w:pStyle w:val="TableCellText"/>
              <w:keepNext w:val="false"/>
              <w:jc w:val="left"/>
            </w:pPr>
            <w:r>
              <w:t xml:space="preserve">단계별 계측 구조체 직접 반환</w:t>
            </w:r>
          </w:p>
        </w:tc>
      </w:tr>
    </w:tbl>
    <w:p>
      <w:pPr>
        <w:keepNext/>
        <w:spacing w:after="0" w:before="200"/>
        <w:jc w:val="center"/>
      </w:pPr>
      <w:r>
        <w:drawing>
          <wp:inline distT="0" distB="0" distL="0" distR="0">
            <wp:extent cx="43338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33875" cy="2276475"/>
                    </a:xfrm>
                    <a:prstGeom prst="rect">
                      <a:avLst/>
                    </a:prstGeom>
                  </pic:spPr>
                </pic:pic>
              </a:graphicData>
            </a:graphic>
          </wp:inline>
        </w:drawing>
      </w:r>
    </w:p>
    <w:p>
      <w:pPr>
        <w:pStyle w:val="Caption"/>
        <w:keepNext w:val="false"/>
      </w:pPr>
      <w:r>
        <w:rPr>
          <w:b/>
          <w:bCs/>
          <w:i w:val="false"/>
          <w:iCs w:val="false"/>
          <w:color w:val="1F3864"/>
        </w:rPr>
        <w:t xml:space="preserve">그림 </w:t>
      </w:r>
      <w:r>
        <w:fldChar w:fldCharType="begin" w:dirty="true"/>
        <w:instrText xml:space="preserve">SEQ Figure</w:instrText>
        <w:fldChar w:fldCharType="separate"/>
        <w:fldChar w:fldCharType="end"/>
      </w:r>
      <w:r>
        <w:t xml:space="preserve">  종전 헤드리스 변환 스택과 office2pdf의 배포 구조 비교</w:t>
      </w:r>
    </w:p>
    <w:p>
      <w:pPr>
        <w:pStyle w:val="Heading2"/>
      </w:pPr>
      <w:r>
        <w:t xml:space="preserve">2.3 설계 목표</w:t>
      </w:r>
    </w:p>
    <w:p>
      <w:r>
        <w:t xml:space="preserve">위 문제 인식으로부터 다음 설계 목표가 도출된다.</w:t>
      </w:r>
    </w:p>
    <w:p>
      <w:pPr>
        <w:pStyle w:val="ListParagraph"/>
        <w:numPr>
          <w:ilvl w:val="0"/>
          <w:numId w:val="4"/>
        </w:numPr>
      </w:pPr>
      <w:r>
        <w:rPr>
          <w:rStyle w:val="KeyTerm"/>
        </w:rPr>
        <w:t xml:space="preserve">외부 런타임 제거</w:t>
      </w:r>
      <w:r>
        <w:t xml:space="preserve"> — 조판 엔진을 프로세스 밖에 두지 않고 라이브러리로 링크한다.</w:t>
      </w:r>
    </w:p>
    <w:p>
      <w:pPr>
        <w:pStyle w:val="ListParagraph"/>
        <w:numPr>
          <w:ilvl w:val="0"/>
          <w:numId w:val="4"/>
        </w:numPr>
      </w:pPr>
      <w:r>
        <w:rPr>
          <w:rStyle w:val="KeyTerm"/>
        </w:rPr>
        <w:t xml:space="preserve">형식별 의미 보존</w:t>
      </w:r>
      <w:r>
        <w:t xml:space="preserve"> — 흐름형 문서(DOCX), 고정 좌표 문서(PPTX), 격자형 문서(XLSX)는 레이아웃 모델이 다르므로 하나의 표현으로 뭉개지 않는다.</w:t>
      </w:r>
    </w:p>
    <w:p>
      <w:pPr>
        <w:pStyle w:val="ListParagraph"/>
        <w:numPr>
          <w:ilvl w:val="0"/>
          <w:numId w:val="4"/>
        </w:numPr>
      </w:pPr>
      <w:r>
        <w:rPr>
          <w:rStyle w:val="KeyTerm"/>
        </w:rPr>
        <w:t xml:space="preserve">실패의 등급화</w:t>
      </w:r>
      <w:r>
        <w:t xml:space="preserve"> — 지원하지 않는 요소가 있어도 문서 전체 변환을 포기하지 않고, 손실 내역을 구조화해 보고한다.</w:t>
      </w:r>
    </w:p>
    <w:p>
      <w:pPr>
        <w:pStyle w:val="ListParagraph"/>
        <w:numPr>
          <w:ilvl w:val="0"/>
          <w:numId w:val="4"/>
        </w:numPr>
      </w:pPr>
      <w:r>
        <w:rPr>
          <w:rStyle w:val="KeyTerm"/>
        </w:rPr>
        <w:t xml:space="preserve">검증 가능한 회귀 방어</w:t>
      </w:r>
      <w:r>
        <w:t xml:space="preserve"> — 조판 결과는 미세한 수치 변화가 곧 회귀이므로, 골든 산출물과 시각 비교를 CI에 편성한다.</w:t>
      </w:r>
    </w:p>
    <w:p>
      <w:pPr>
        <w:pStyle w:val="Callout"/>
      </w:pPr>
      <w:r>
        <w:rPr>
          <w:rStyle w:val="KeyTerm"/>
        </w:rPr>
        <w:t xml:space="preserve">설계 관점의 핵심: </w:t>
      </w:r>
      <w:r>
        <w:t xml:space="preserve">office2pdf는 "오피스 문서를 흉내내는 렌더러"가 아니라, "OOXML의 조판 의도를 Typst 언어로 번역하는 컴파일러"에 가깝다. 이 관점이 이후 모든 구조 결정의 근거가 된다.</w:t>
      </w:r>
    </w:p>
    <w:p>
      <w:pPr>
        <w:pStyle w:val="Heading1"/>
      </w:pPr>
      <w:bookmarkStart w:name="ch3" w:id="102"/>
      <w:r>
        <w:t xml:space="preserve">3. 기능 범위</w:t>
      </w:r>
      <w:bookmarkEnd w:id="102"/>
    </w:p>
    <w:p>
      <w:r>
        <w:t xml:space="preserve">지원 범위는 형식별로 다르며, 세 형식 모두 정식 지원(Supported) 상태다. 아래 표는 저장소가 공표한 형식별 지원 항목을 정리한 것이다.</w:t>
      </w:r>
    </w:p>
    <w:p>
      <w:pPr>
        <w:pStyle w:val="Heading2"/>
      </w:pPr>
      <w:r>
        <w:t xml:space="preserve">3.1 형식별 지원 요소</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형식별 지원 상태와 주요 요소</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900"/>
        <w:gridCol w:w="800"/>
        <w:gridCol w:w="7300"/>
      </w:tblGrid>
      <w:tr>
        <w:trPr>
          <w:cantSplit/>
          <w:tblHeader/>
        </w:trPr>
        <w:tc>
          <w:tcPr>
            <w:tcW w:type="dxa" w:w="900"/>
            <w:shd w:fill="1F3864" w:color="auto" w:val="clear"/>
            <w:tcMar>
              <w:top w:type="dxa" w:w="45"/>
              <w:left w:type="dxa" w:w="95"/>
              <w:bottom w:type="dxa" w:w="45"/>
              <w:right w:type="dxa" w:w="95"/>
            </w:tcMar>
            <w:vAlign w:val="center"/>
          </w:tcPr>
          <w:p>
            <w:pPr>
              <w:pStyle w:val="TableHead"/>
              <w:keepNext/>
            </w:pPr>
            <w:r>
              <w:t xml:space="preserve">형식</w:t>
            </w:r>
          </w:p>
        </w:tc>
        <w:tc>
          <w:tcPr>
            <w:tcW w:type="dxa" w:w="800"/>
            <w:shd w:fill="1F3864" w:color="auto" w:val="clear"/>
            <w:tcMar>
              <w:top w:type="dxa" w:w="45"/>
              <w:left w:type="dxa" w:w="95"/>
              <w:bottom w:type="dxa" w:w="45"/>
              <w:right w:type="dxa" w:w="95"/>
            </w:tcMar>
            <w:vAlign w:val="center"/>
          </w:tcPr>
          <w:p>
            <w:pPr>
              <w:pStyle w:val="TableHead"/>
              <w:keepNext/>
            </w:pPr>
            <w:r>
              <w:t xml:space="preserve">상태</w:t>
            </w:r>
          </w:p>
        </w:tc>
        <w:tc>
          <w:tcPr>
            <w:tcW w:type="dxa" w:w="7300"/>
            <w:shd w:fill="1F3864" w:color="auto" w:val="clear"/>
            <w:tcMar>
              <w:top w:type="dxa" w:w="45"/>
              <w:left w:type="dxa" w:w="95"/>
              <w:bottom w:type="dxa" w:w="45"/>
              <w:right w:type="dxa" w:w="95"/>
            </w:tcMar>
            <w:vAlign w:val="center"/>
          </w:tcPr>
          <w:p>
            <w:pPr>
              <w:pStyle w:val="TableHead"/>
              <w:keepNext/>
            </w:pPr>
            <w:r>
              <w:t xml:space="preserve">주요 지원 요소</w:t>
            </w:r>
          </w:p>
        </w:tc>
      </w:tr>
      <w:tr>
        <w:trPr>
          <w:cantSplit/>
        </w:trPr>
        <w:tc>
          <w:tcPr>
            <w:tcW w:type="dxa" w:w="900"/>
            <w:shd w:fill="F2F7FC" w:color="auto" w:val="clear"/>
            <w:tcMar>
              <w:top w:type="dxa" w:w="45"/>
              <w:left w:type="dxa" w:w="95"/>
              <w:bottom w:type="dxa" w:w="45"/>
              <w:right w:type="dxa" w:w="95"/>
            </w:tcMar>
            <w:vAlign w:val="center"/>
          </w:tcPr>
          <w:p>
            <w:pPr>
              <w:pStyle w:val="TableCellText"/>
              <w:keepNext/>
              <w:jc w:val="center"/>
            </w:pPr>
            <w:r>
              <w:t xml:space="preserve">DOCX</w:t>
            </w:r>
          </w:p>
        </w:tc>
        <w:tc>
          <w:tcPr>
            <w:tcW w:type="dxa" w:w="800"/>
            <w:shd w:fill="F2F7FC" w:color="auto" w:val="clear"/>
            <w:tcMar>
              <w:top w:type="dxa" w:w="45"/>
              <w:left w:type="dxa" w:w="95"/>
              <w:bottom w:type="dxa" w:w="45"/>
              <w:right w:type="dxa" w:w="95"/>
            </w:tcMar>
            <w:vAlign w:val="center"/>
          </w:tcPr>
          <w:p>
            <w:pPr>
              <w:pStyle w:val="TableCellText"/>
              <w:keepNext/>
              <w:jc w:val="center"/>
            </w:pPr>
            <w:r>
              <w:t xml:space="preserve">지원</w:t>
            </w:r>
          </w:p>
        </w:tc>
        <w:tc>
          <w:tcPr>
            <w:tcW w:type="dxa" w:w="7300"/>
            <w:shd w:fill="F2F7FC" w:color="auto" w:val="clear"/>
            <w:tcMar>
              <w:top w:type="dxa" w:w="45"/>
              <w:left w:type="dxa" w:w="95"/>
              <w:bottom w:type="dxa" w:w="45"/>
              <w:right w:type="dxa" w:w="95"/>
            </w:tcMar>
            <w:vAlign w:val="center"/>
          </w:tcPr>
          <w:p>
            <w:pPr>
              <w:pStyle w:val="TableCellText"/>
              <w:keepNext/>
              <w:jc w:val="left"/>
            </w:pPr>
            <w:r>
              <w:t xml:space="preserve">문단, 인라인 서식(굵게·기울임·밑줄·색상), 표, 이미지, 도형, 순서/중첩 목록, 구문 강조 코드, 머리글·바닥글, 페이지 설정</w:t>
            </w:r>
          </w:p>
        </w:tc>
      </w:tr>
      <w:tr>
        <w:trPr>
          <w:cantSplit/>
        </w:trPr>
        <w:tc>
          <w:tcPr>
            <w:tcW w:type="dxa" w:w="900"/>
            <w:shd w:fill="FFFFFF" w:color="auto" w:val="clear"/>
            <w:tcMar>
              <w:top w:type="dxa" w:w="45"/>
              <w:left w:type="dxa" w:w="95"/>
              <w:bottom w:type="dxa" w:w="45"/>
              <w:right w:type="dxa" w:w="95"/>
            </w:tcMar>
            <w:vAlign w:val="center"/>
          </w:tcPr>
          <w:p>
            <w:pPr>
              <w:pStyle w:val="TableCellText"/>
              <w:keepNext/>
              <w:jc w:val="center"/>
            </w:pPr>
            <w:r>
              <w:t xml:space="preserve">PPTX</w:t>
            </w:r>
          </w:p>
        </w:tc>
        <w:tc>
          <w:tcPr>
            <w:tcW w:type="dxa" w:w="800"/>
            <w:shd w:fill="FFFFFF" w:color="auto" w:val="clear"/>
            <w:tcMar>
              <w:top w:type="dxa" w:w="45"/>
              <w:left w:type="dxa" w:w="95"/>
              <w:bottom w:type="dxa" w:w="45"/>
              <w:right w:type="dxa" w:w="95"/>
            </w:tcMar>
            <w:vAlign w:val="center"/>
          </w:tcPr>
          <w:p>
            <w:pPr>
              <w:pStyle w:val="TableCellText"/>
              <w:keepNext/>
              <w:jc w:val="center"/>
            </w:pPr>
            <w:r>
              <w:t xml:space="preserve">지원</w:t>
            </w:r>
          </w:p>
        </w:tc>
        <w:tc>
          <w:tcPr>
            <w:tcW w:type="dxa" w:w="7300"/>
            <w:shd w:fill="FFFFFF" w:color="auto" w:val="clear"/>
            <w:tcMar>
              <w:top w:type="dxa" w:w="45"/>
              <w:left w:type="dxa" w:w="95"/>
              <w:bottom w:type="dxa" w:w="45"/>
              <w:right w:type="dxa" w:w="95"/>
            </w:tcMar>
            <w:vAlign w:val="center"/>
          </w:tcPr>
          <w:p>
            <w:pPr>
              <w:pStyle w:val="TableCellText"/>
              <w:keepNext/>
              <w:jc w:val="left"/>
            </w:pPr>
            <w:r>
              <w:t xml:space="preserve">슬라이드, 텍스트 상자, 도형, 테마 기반 표 스타일, 이미지, 슬라이드 마스터, 발표자 노트, 그라디언트 배경, 그림자·반사 효과</w:t>
            </w:r>
          </w:p>
        </w:tc>
      </w:tr>
      <w:tr>
        <w:trPr>
          <w:cantSplit/>
        </w:trPr>
        <w:tc>
          <w:tcPr>
            <w:tcW w:type="dxa" w:w="900"/>
            <w:shd w:fill="F2F7FC" w:color="auto" w:val="clear"/>
            <w:tcMar>
              <w:top w:type="dxa" w:w="45"/>
              <w:left w:type="dxa" w:w="95"/>
              <w:bottom w:type="dxa" w:w="45"/>
              <w:right w:type="dxa" w:w="95"/>
            </w:tcMar>
            <w:vAlign w:val="center"/>
          </w:tcPr>
          <w:p>
            <w:pPr>
              <w:pStyle w:val="TableCellText"/>
              <w:keepNext w:val="false"/>
              <w:jc w:val="center"/>
            </w:pPr>
            <w:r>
              <w:t xml:space="preserve">XLSX</w:t>
            </w:r>
          </w:p>
        </w:tc>
        <w:tc>
          <w:tcPr>
            <w:tcW w:type="dxa" w:w="800"/>
            <w:shd w:fill="F2F7FC" w:color="auto" w:val="clear"/>
            <w:tcMar>
              <w:top w:type="dxa" w:w="45"/>
              <w:left w:type="dxa" w:w="95"/>
              <w:bottom w:type="dxa" w:w="45"/>
              <w:right w:type="dxa" w:w="95"/>
            </w:tcMar>
            <w:vAlign w:val="center"/>
          </w:tcPr>
          <w:p>
            <w:pPr>
              <w:pStyle w:val="TableCellText"/>
              <w:keepNext w:val="false"/>
              <w:jc w:val="center"/>
            </w:pPr>
            <w:r>
              <w:t xml:space="preserve">지원</w:t>
            </w:r>
          </w:p>
        </w:tc>
        <w:tc>
          <w:tcPr>
            <w:tcW w:type="dxa" w:w="7300"/>
            <w:shd w:fill="F2F7FC" w:color="auto" w:val="clear"/>
            <w:tcMar>
              <w:top w:type="dxa" w:w="45"/>
              <w:left w:type="dxa" w:w="95"/>
              <w:bottom w:type="dxa" w:w="45"/>
              <w:right w:type="dxa" w:w="95"/>
            </w:tcMar>
            <w:vAlign w:val="center"/>
          </w:tcPr>
          <w:p>
            <w:pPr>
              <w:pStyle w:val="TableCellText"/>
              <w:keepNext w:val="false"/>
              <w:jc w:val="left"/>
            </w:pPr>
            <w:r>
              <w:t xml:space="preserve">시트, 셀 서식, 병합 셀, 열 너비·행 높이, 조건부 서식(데이터 막대, 아이콘 집합)</w:t>
            </w:r>
          </w:p>
        </w:tc>
      </w:tr>
    </w:tbl>
    <w:p>
      <w:pPr>
        <w:pStyle w:val="Heading2"/>
      </w:pPr>
      <w:r>
        <w:t xml:space="preserve">3.2 형식 공통 기능</w:t>
      </w:r>
    </w:p>
    <w:p>
      <w:pPr>
        <w:pStyle w:val="ListParagraph"/>
        <w:numPr>
          <w:ilvl w:val="0"/>
          <w:numId w:val="5"/>
        </w:numPr>
      </w:pPr>
      <w:r>
        <w:rPr>
          <w:rStyle w:val="KeyTerm"/>
        </w:rPr>
        <w:t xml:space="preserve">PDF/A-2b 출력</w:t>
      </w:r>
      <w:r>
        <w:t xml:space="preserve"> — </w:t>
      </w:r>
      <w:r>
        <w:rPr>
          <w:rStyle w:val="InlineCode"/>
        </w:rPr>
        <w:t xml:space="preserve">--pdf-a</w:t>
      </w:r>
      <w:r>
        <w:t xml:space="preserve"> 플래그로 장기 보존 규격을 만족하는 PDF를 생성한다.</w:t>
      </w:r>
    </w:p>
    <w:p>
      <w:pPr>
        <w:pStyle w:val="ListParagraph"/>
        <w:numPr>
          <w:ilvl w:val="0"/>
          <w:numId w:val="5"/>
        </w:numPr>
      </w:pPr>
      <w:r>
        <w:rPr>
          <w:rStyle w:val="KeyTerm"/>
        </w:rPr>
        <w:t xml:space="preserve">태그드 PDF · PDF/UA-1</w:t>
      </w:r>
      <w:r>
        <w:t xml:space="preserve"> — 제목 계층(H1~H6), 문단, 표, 도형에 구조 태그를 부여해 스크린 리더 접근성을 확보한다.</w:t>
      </w:r>
    </w:p>
    <w:p>
      <w:pPr>
        <w:pStyle w:val="ListParagraph"/>
        <w:numPr>
          <w:ilvl w:val="0"/>
          <w:numId w:val="5"/>
        </w:numPr>
      </w:pPr>
      <w:r>
        <w:rPr>
          <w:rStyle w:val="KeyTerm"/>
        </w:rPr>
        <w:t xml:space="preserve">임베디드 폰트 추출</w:t>
      </w:r>
      <w:r>
        <w:t xml:space="preserve"> — PPTX·DOCX 패키지에 내장된 폰트를 추출하고 난독화를 해제(deobfuscate)하여 변환에 사용한다.</w:t>
      </w:r>
    </w:p>
    <w:p>
      <w:pPr>
        <w:pStyle w:val="ListParagraph"/>
        <w:numPr>
          <w:ilvl w:val="0"/>
          <w:numId w:val="5"/>
        </w:numPr>
      </w:pPr>
      <w:r>
        <w:rPr>
          <w:rStyle w:val="KeyTerm"/>
        </w:rPr>
        <w:t xml:space="preserve">macOS Office 폰트 자동 탐색</w:t>
      </w:r>
      <w:r>
        <w:t xml:space="preserve"> — PowerPoint·Word·Excel 번들 폰트와 Office 클라우드 폰트 캐시를 자동 탐색한다.</w:t>
      </w:r>
    </w:p>
    <w:p>
      <w:pPr>
        <w:pStyle w:val="ListParagraph"/>
        <w:numPr>
          <w:ilvl w:val="0"/>
          <w:numId w:val="5"/>
        </w:numPr>
      </w:pPr>
      <w:r>
        <w:rPr>
          <w:rStyle w:val="KeyTerm"/>
        </w:rPr>
        <w:t xml:space="preserve">WASM 타깃</w:t>
      </w:r>
      <w:r>
        <w:t xml:space="preserve"> — 선택 기능 </w:t>
      </w:r>
      <w:r>
        <w:rPr>
          <w:rStyle w:val="InlineCode"/>
        </w:rPr>
        <w:t xml:space="preserve">wasm</w:t>
      </w:r>
      <w:r>
        <w:t xml:space="preserve">을 활성화하면 브라우저와 Node.js에서 동작한다.</w:t>
      </w:r>
    </w:p>
    <w:p>
      <w:pPr>
        <w:pStyle w:val="ListParagraph"/>
        <w:numPr>
          <w:ilvl w:val="0"/>
          <w:numId w:val="5"/>
        </w:numPr>
      </w:pPr>
      <w:r>
        <w:rPr>
          <w:rStyle w:val="KeyTerm"/>
        </w:rPr>
        <w:t xml:space="preserve">PDF 후처리</w:t>
      </w:r>
      <w:r>
        <w:t xml:space="preserve"> — 선택 기능 </w:t>
      </w:r>
      <w:r>
        <w:rPr>
          <w:rStyle w:val="InlineCode"/>
        </w:rPr>
        <w:t xml:space="preserve">pdf-ops</w:t>
      </w:r>
      <w:r>
        <w:t xml:space="preserve">로 페이지 수 조회, 병합, 범위 분할을 수행한다.</w:t>
      </w:r>
    </w:p>
    <w:p>
      <w:pPr>
        <w:pStyle w:val="Heading2"/>
      </w:pPr>
      <w:r>
        <w:t xml:space="preserve">3.3 기능 성숙도 표기</w:t>
      </w:r>
    </w:p>
    <w:p>
      <w:r>
        <w:t xml:space="preserve">아래 표는 기호를 이용해 성숙도를 표기한 예시다. 기호 글꼴(Wingdings) 기반 표기와 텍스트 표기를 병행해 접근성을 유지한다.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기능 성숙도 요약</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600"/>
        <w:gridCol w:w="2000"/>
        <w:gridCol w:w="4400"/>
      </w:tblGrid>
      <w:tr>
        <w:trPr>
          <w:cantSplit/>
          <w:tblHeader/>
        </w:trPr>
        <w:tc>
          <w:tcPr>
            <w:tcW w:type="dxa" w:w="2600"/>
            <w:shd w:fill="1F3864" w:color="auto" w:val="clear"/>
            <w:tcMar>
              <w:top w:type="dxa" w:w="45"/>
              <w:left w:type="dxa" w:w="95"/>
              <w:bottom w:type="dxa" w:w="45"/>
              <w:right w:type="dxa" w:w="95"/>
            </w:tcMar>
            <w:vAlign w:val="center"/>
          </w:tcPr>
          <w:p>
            <w:pPr>
              <w:pStyle w:val="TableHead"/>
              <w:keepNext/>
            </w:pPr>
            <w:r>
              <w:t xml:space="preserve">기능 영역</w:t>
            </w:r>
          </w:p>
        </w:tc>
        <w:tc>
          <w:tcPr>
            <w:tcW w:type="dxa" w:w="2000"/>
            <w:shd w:fill="1F3864" w:color="auto" w:val="clear"/>
            <w:tcMar>
              <w:top w:type="dxa" w:w="45"/>
              <w:left w:type="dxa" w:w="95"/>
              <w:bottom w:type="dxa" w:w="45"/>
              <w:right w:type="dxa" w:w="95"/>
            </w:tcMar>
            <w:vAlign w:val="center"/>
          </w:tcPr>
          <w:p>
            <w:pPr>
              <w:pStyle w:val="TableHead"/>
              <w:keepNext/>
            </w:pPr>
            <w:r>
              <w:t xml:space="preserve">표기</w:t>
            </w:r>
          </w:p>
        </w:tc>
        <w:tc>
          <w:tcPr>
            <w:tcW w:type="dxa" w:w="4400"/>
            <w:shd w:fill="1F3864" w:color="auto" w:val="clear"/>
            <w:tcMar>
              <w:top w:type="dxa" w:w="45"/>
              <w:left w:type="dxa" w:w="95"/>
              <w:bottom w:type="dxa" w:w="45"/>
              <w:right w:type="dxa" w:w="95"/>
            </w:tcMar>
            <w:vAlign w:val="center"/>
          </w:tcPr>
          <w:p>
            <w:pPr>
              <w:pStyle w:val="TableHead"/>
              <w:keepNext/>
            </w:pPr>
            <w:r>
              <w:t xml:space="preserve">판정</w:t>
            </w:r>
          </w:p>
        </w:tc>
      </w:tr>
      <w:tr>
        <w:trPr>
          <w:cantSplit/>
        </w:trPr>
        <w:tc>
          <w:tcPr>
            <w:tcW w:type="dxa" w:w="2600"/>
            <w:shd w:fill="F2F7FC" w:color="auto" w:val="clear"/>
            <w:tcMar>
              <w:top w:type="dxa" w:w="45"/>
              <w:left w:type="dxa" w:w="95"/>
              <w:bottom w:type="dxa" w:w="45"/>
              <w:right w:type="dxa" w:w="95"/>
            </w:tcMar>
            <w:vAlign w:val="center"/>
          </w:tcPr>
          <w:p>
            <w:pPr>
              <w:pStyle w:val="TableCellText"/>
              <w:keepNext/>
              <w:jc w:val="left"/>
            </w:pPr>
            <w:r>
              <w:t xml:space="preserve">핵심 변환(3개 형식)</w:t>
            </w:r>
          </w:p>
        </w:tc>
        <w:tc>
          <w:tcPr>
            <w:tcW w:type="dxa" w:w="2000"/>
            <w:shd w:fill="F2F7FC" w:color="auto" w:val="clear"/>
            <w:tcMar>
              <w:top w:type="dxa" w:w="45"/>
              <w:left w:type="dxa" w:w="95"/>
              <w:bottom w:type="dxa" w:w="45"/>
              <w:right w:type="dxa" w:w="95"/>
            </w:tcMar>
            <w:vAlign w:val="center"/>
          </w:tcPr>
          <w:p>
            <w:pPr>
              <w:pStyle w:val="TableCellText"/>
              <w:keepNext/>
              <w:jc w:val="center"/>
            </w:pPr>
            <w:r>
              <w:sym w:char="F0FC" w:font="Wingdings"/>
            </w:r>
            <w:r>
              <w:t xml:space="preserve">  안정</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정식 지원</w:t>
            </w:r>
          </w:p>
        </w:tc>
      </w:tr>
      <w:tr>
        <w:trPr>
          <w:cantSplit/>
        </w:trPr>
        <w:tc>
          <w:tcPr>
            <w:tcW w:type="dxa" w:w="2600"/>
            <w:shd w:fill="FFFFFF" w:color="auto" w:val="clear"/>
            <w:tcMar>
              <w:top w:type="dxa" w:w="45"/>
              <w:left w:type="dxa" w:w="95"/>
              <w:bottom w:type="dxa" w:w="45"/>
              <w:right w:type="dxa" w:w="95"/>
            </w:tcMar>
            <w:vAlign w:val="center"/>
          </w:tcPr>
          <w:p>
            <w:pPr>
              <w:pStyle w:val="TableCellText"/>
              <w:keepNext/>
              <w:jc w:val="left"/>
            </w:pPr>
            <w:r>
              <w:t xml:space="preserve">PDF/A-2b · 태그드 PDF</w:t>
            </w:r>
          </w:p>
        </w:tc>
        <w:tc>
          <w:tcPr>
            <w:tcW w:type="dxa" w:w="2000"/>
            <w:shd w:fill="FFFFFF" w:color="auto" w:val="clear"/>
            <w:tcMar>
              <w:top w:type="dxa" w:w="45"/>
              <w:left w:type="dxa" w:w="95"/>
              <w:bottom w:type="dxa" w:w="45"/>
              <w:right w:type="dxa" w:w="95"/>
            </w:tcMar>
            <w:vAlign w:val="center"/>
          </w:tcPr>
          <w:p>
            <w:pPr>
              <w:pStyle w:val="TableCellText"/>
              <w:keepNext/>
              <w:jc w:val="center"/>
            </w:pPr>
            <w:r>
              <w:sym w:char="F0FC" w:font="Wingdings"/>
            </w:r>
            <w:r>
              <w:t xml:space="preserve">  안정</w:t>
            </w:r>
          </w:p>
        </w:tc>
        <w:tc>
          <w:tcPr>
            <w:tcW w:type="dxa" w:w="4400"/>
            <w:shd w:fill="FFFFFF" w:color="auto" w:val="clear"/>
            <w:tcMar>
              <w:top w:type="dxa" w:w="45"/>
              <w:left w:type="dxa" w:w="95"/>
              <w:bottom w:type="dxa" w:w="45"/>
              <w:right w:type="dxa" w:w="95"/>
            </w:tcMar>
            <w:vAlign w:val="center"/>
          </w:tcPr>
          <w:p>
            <w:pPr>
              <w:pStyle w:val="TableCellText"/>
              <w:keepNext/>
              <w:jc w:val="left"/>
            </w:pPr>
            <w:r>
              <w:t xml:space="preserve">정식 지원</w:t>
            </w:r>
          </w:p>
        </w:tc>
      </w:tr>
      <w:tr>
        <w:trPr>
          <w:cantSplit/>
        </w:trPr>
        <w:tc>
          <w:tcPr>
            <w:tcW w:type="dxa" w:w="2600"/>
            <w:shd w:fill="F2F7FC" w:color="auto" w:val="clear"/>
            <w:tcMar>
              <w:top w:type="dxa" w:w="45"/>
              <w:left w:type="dxa" w:w="95"/>
              <w:bottom w:type="dxa" w:w="45"/>
              <w:right w:type="dxa" w:w="95"/>
            </w:tcMar>
            <w:vAlign w:val="center"/>
          </w:tcPr>
          <w:p>
            <w:pPr>
              <w:pStyle w:val="TableCellText"/>
              <w:keepNext/>
              <w:jc w:val="left"/>
            </w:pPr>
            <w:r>
              <w:t xml:space="preserve">WASM 실행</w:t>
            </w:r>
          </w:p>
        </w:tc>
        <w:tc>
          <w:tcPr>
            <w:tcW w:type="dxa" w:w="2000"/>
            <w:shd w:fill="F2F7FC" w:color="auto" w:val="clear"/>
            <w:tcMar>
              <w:top w:type="dxa" w:w="45"/>
              <w:left w:type="dxa" w:w="95"/>
              <w:bottom w:type="dxa" w:w="45"/>
              <w:right w:type="dxa" w:w="95"/>
            </w:tcMar>
            <w:vAlign w:val="center"/>
          </w:tcPr>
          <w:p>
            <w:pPr>
              <w:pStyle w:val="TableCellText"/>
              <w:keepNext/>
              <w:jc w:val="center"/>
            </w:pPr>
            <w:r>
              <w:sym w:char="F0A8" w:font="Wingdings"/>
            </w:r>
            <w:r>
              <w:t xml:space="preserve">  선택</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선택 기능(feature flag)</w:t>
            </w:r>
          </w:p>
        </w:tc>
      </w:tr>
      <w:tr>
        <w:trPr>
          <w:cantSplit/>
        </w:trPr>
        <w:tc>
          <w:tcPr>
            <w:tcW w:type="dxa" w:w="2600"/>
            <w:shd w:fill="FFFFFF" w:color="auto" w:val="clear"/>
            <w:tcMar>
              <w:top w:type="dxa" w:w="45"/>
              <w:left w:type="dxa" w:w="95"/>
              <w:bottom w:type="dxa" w:w="45"/>
              <w:right w:type="dxa" w:w="95"/>
            </w:tcMar>
            <w:vAlign w:val="center"/>
          </w:tcPr>
          <w:p>
            <w:pPr>
              <w:pStyle w:val="TableCellText"/>
              <w:keepNext/>
              <w:jc w:val="left"/>
            </w:pPr>
            <w:r>
              <w:t xml:space="preserve">HTTP 서버 모드</w:t>
            </w:r>
          </w:p>
        </w:tc>
        <w:tc>
          <w:tcPr>
            <w:tcW w:type="dxa" w:w="2000"/>
            <w:shd w:fill="FFFFFF" w:color="auto" w:val="clear"/>
            <w:tcMar>
              <w:top w:type="dxa" w:w="45"/>
              <w:left w:type="dxa" w:w="95"/>
              <w:bottom w:type="dxa" w:w="45"/>
              <w:right w:type="dxa" w:w="95"/>
            </w:tcMar>
            <w:vAlign w:val="center"/>
          </w:tcPr>
          <w:p>
            <w:pPr>
              <w:pStyle w:val="TableCellText"/>
              <w:keepNext/>
              <w:jc w:val="center"/>
            </w:pPr>
            <w:r>
              <w:sym w:char="F0A8" w:font="Wingdings"/>
            </w:r>
            <w:r>
              <w:t xml:space="preserve">  선택</w:t>
            </w:r>
          </w:p>
        </w:tc>
        <w:tc>
          <w:tcPr>
            <w:tcW w:type="dxa" w:w="4400"/>
            <w:shd w:fill="FFFFFF" w:color="auto" w:val="clear"/>
            <w:tcMar>
              <w:top w:type="dxa" w:w="45"/>
              <w:left w:type="dxa" w:w="95"/>
              <w:bottom w:type="dxa" w:w="45"/>
              <w:right w:type="dxa" w:w="95"/>
            </w:tcMar>
            <w:vAlign w:val="center"/>
          </w:tcPr>
          <w:p>
            <w:pPr>
              <w:pStyle w:val="TableCellText"/>
              <w:keepNext/>
              <w:jc w:val="left"/>
            </w:pPr>
            <w:r>
              <w:t xml:space="preserve">선택 기능(feature flag)</w:t>
            </w:r>
          </w:p>
        </w:tc>
      </w:tr>
      <w:tr>
        <w:trPr>
          <w:cantSplit/>
        </w:trPr>
        <w:tc>
          <w:tcPr>
            <w:tcW w:type="dxa" w:w="2600"/>
            <w:shd w:fill="F2F7FC" w:color="auto" w:val="clear"/>
            <w:tcMar>
              <w:top w:type="dxa" w:w="45"/>
              <w:left w:type="dxa" w:w="95"/>
              <w:bottom w:type="dxa" w:w="45"/>
              <w:right w:type="dxa" w:w="95"/>
            </w:tcMar>
            <w:vAlign w:val="center"/>
          </w:tcPr>
          <w:p>
            <w:pPr>
              <w:pStyle w:val="TableCellText"/>
              <w:keepNext w:val="false"/>
              <w:jc w:val="left"/>
            </w:pPr>
            <w:r>
              <w:t xml:space="preserve">암호화 문서 입력</w:t>
            </w:r>
          </w:p>
        </w:tc>
        <w:tc>
          <w:tcPr>
            <w:tcW w:type="dxa" w:w="2000"/>
            <w:shd w:fill="F2F7FC" w:color="auto" w:val="clear"/>
            <w:tcMar>
              <w:top w:type="dxa" w:w="45"/>
              <w:left w:type="dxa" w:w="95"/>
              <w:bottom w:type="dxa" w:w="45"/>
              <w:right w:type="dxa" w:w="95"/>
            </w:tcMar>
            <w:vAlign w:val="center"/>
          </w:tcPr>
          <w:p>
            <w:pPr>
              <w:pStyle w:val="TableCellText"/>
              <w:keepNext w:val="false"/>
              <w:jc w:val="center"/>
            </w:pPr>
            <w:r>
              <w:sym w:char="F0FB" w:font="Wingdings"/>
            </w:r>
            <w:r>
              <w:t xml:space="preserve">  미지원</w:t>
            </w:r>
          </w:p>
        </w:tc>
        <w:tc>
          <w:tcPr>
            <w:tcW w:type="dxa" w:w="4400"/>
            <w:shd w:fill="F2F7FC" w:color="auto" w:val="clear"/>
            <w:tcMar>
              <w:top w:type="dxa" w:w="45"/>
              <w:left w:type="dxa" w:w="95"/>
              <w:bottom w:type="dxa" w:w="45"/>
              <w:right w:type="dxa" w:w="95"/>
            </w:tcMar>
            <w:vAlign w:val="center"/>
          </w:tcPr>
          <w:p>
            <w:pPr>
              <w:pStyle w:val="TableCellText"/>
              <w:keepNext w:val="false"/>
              <w:jc w:val="left"/>
            </w:pPr>
            <w:r>
              <w:t xml:space="preserve">명시적 오류 반환</w:t>
            </w:r>
          </w:p>
        </w:tc>
      </w:tr>
    </w:tbl>
    <w:p>
      <w:pPr>
        <w:pageBreakBefore/>
        <w:spacing w:after="60" w:before="0"/>
        <w:jc w:val="left"/>
      </w:pPr>
      <w:r>
        <w:rPr>
          <w:b/>
          <w:bCs/>
          <w:color w:val="C55A11"/>
          <w:spacing w:val="20"/>
          <w:sz w:val="18"/>
          <w:szCs w:val="18"/>
        </w:rPr>
        <w:t xml:space="preserve">제 II 부</w:t>
      </w:r>
      <w:r>
        <w:rPr>
          <w:sz w:val="18"/>
          <w:szCs w:val="18"/>
        </w:rPr>
        <w:t xml:space="preserve">   </w:t>
      </w:r>
      <w:r>
        <w:rPr>
          <w:color w:val="7F7F7F"/>
          <w:spacing w:val="10"/>
          <w:sz w:val="18"/>
          <w:szCs w:val="18"/>
        </w:rPr>
        <w:t xml:space="preserve">설계 — 파이프라인과 내부 구조</w:t>
      </w:r>
    </w:p>
    <w:p>
      <w:pPr>
        <w:pStyle w:val="Heading1"/>
      </w:pPr>
      <w:bookmarkStart w:name="ch4" w:id="103"/>
      <w:r>
        <w:t xml:space="preserve">4. 시스템 아키텍처</w:t>
      </w:r>
      <w:bookmarkEnd w:id="103"/>
    </w:p>
    <w:p>
      <w:pPr>
        <w:pStyle w:val="Heading2"/>
      </w:pPr>
      <w:r>
        <w:t xml:space="preserve">4.1 변환 파이프라인</w:t>
      </w:r>
    </w:p>
    <w:p>
      <w:r>
        <w:t xml:space="preserve">변환은 네 단계의 단방향 파이프라인으로 구성된다. 각 단계는 순수 함수에 가깝게 유지되어, 단계별 단위 테스트가 가능하다.</w:t>
      </w:r>
    </w:p>
    <w:p>
      <w:pPr>
        <w:keepNext/>
        <w:spacing w:after="0" w:before="200"/>
        <w:jc w:val="center"/>
      </w:pPr>
      <w:r>
        <w:drawing>
          <wp:inline distT="0" distB="0" distL="0" distR="0">
            <wp:extent cx="43338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33875" cy="2009775"/>
                    </a:xfrm>
                    <a:prstGeom prst="rect">
                      <a:avLst/>
                    </a:prstGeom>
                  </pic:spPr>
                </pic:pic>
              </a:graphicData>
            </a:graphic>
          </wp:inline>
        </w:drawing>
      </w:r>
    </w:p>
    <w:p>
      <w:pPr>
        <w:pStyle w:val="Caption"/>
        <w:keepNext w:val="false"/>
      </w:pPr>
      <w:r>
        <w:rPr>
          <w:b/>
          <w:bCs/>
          <w:i w:val="false"/>
          <w:iCs w:val="false"/>
          <w:color w:val="1F3864"/>
        </w:rPr>
        <w:t xml:space="preserve">그림 </w:t>
      </w:r>
      <w:r>
        <w:fldChar w:fldCharType="begin" w:dirty="true"/>
        <w:instrText xml:space="preserve">SEQ Figure</w:instrText>
        <w:fldChar w:fldCharType="separate"/>
        <w:fldChar w:fldCharType="end"/>
      </w:r>
      <w:r>
        <w:t xml:space="preserve">  OOXML 입력에서 PDF 출력까지의 변환 파이프라인</w:t>
      </w:r>
    </w:p>
    <w:p>
      <w:pPr>
        <w:pStyle w:val="ListParagraph"/>
        <w:numPr>
          <w:ilvl w:val="0"/>
          <w:numId w:val="6"/>
        </w:numPr>
      </w:pPr>
      <w:r>
        <w:rPr>
          <w:rStyle w:val="KeyTerm"/>
        </w:rPr>
        <w:t xml:space="preserve">패키지 해제</w:t>
      </w:r>
      <w:r>
        <w:t xml:space="preserve"> — 입력 바이트를 ZIP 아카이브로 열고, 필요한 파트를 선택적으로 읽는다.</w:t>
      </w:r>
    </w:p>
    <w:p>
      <w:pPr>
        <w:pStyle w:val="ListParagraph"/>
        <w:numPr>
          <w:ilvl w:val="0"/>
          <w:numId w:val="6"/>
        </w:numPr>
      </w:pPr>
      <w:r>
        <w:rPr>
          <w:rStyle w:val="KeyTerm"/>
        </w:rPr>
        <w:t xml:space="preserve">파싱 → IR</w:t>
      </w:r>
      <w:r>
        <w:t xml:space="preserve"> — 형식별 파서가 OOXML을 해석해 공통 중간 표현(</w:t>
      </w:r>
      <w:r>
        <w:rPr>
          <w:rStyle w:val="InlineCode"/>
        </w:rPr>
        <w:t xml:space="preserve">ir::Document</w:t>
      </w:r>
      <w:r>
        <w:t xml:space="preserve">)으로 옮긴다.</w:t>
      </w:r>
    </w:p>
    <w:p>
      <w:pPr>
        <w:pStyle w:val="ListParagraph"/>
        <w:numPr>
          <w:ilvl w:val="0"/>
          <w:numId w:val="6"/>
        </w:numPr>
      </w:pPr>
      <w:r>
        <w:rPr>
          <w:rStyle w:val="KeyTerm"/>
        </w:rPr>
        <w:t xml:space="preserve">코드 생성</w:t>
      </w:r>
      <w:r>
        <w:t xml:space="preserve"> — IR을 Typst 마크업/스크립트 소스로 변환한다. 좌표, 폰트, 표 구조가 이 단계에서 확정된다.</w:t>
      </w:r>
    </w:p>
    <w:p>
      <w:pPr>
        <w:pStyle w:val="ListParagraph"/>
        <w:numPr>
          <w:ilvl w:val="0"/>
          <w:numId w:val="6"/>
        </w:numPr>
      </w:pPr>
      <w:r>
        <w:rPr>
          <w:rStyle w:val="KeyTerm"/>
        </w:rPr>
        <w:t xml:space="preserve">컴파일 → PDF</w:t>
      </w:r>
      <w:r>
        <w:t xml:space="preserve"> — Typst 컴파일러가 소스를 조판하고, PDF 내보내기 모듈이 최종 바이트를 산출한다.</w:t>
      </w:r>
    </w:p>
    <w:p>
      <w:r>
        <w:t xml:space="preserve">입력이 OLE2 복합 파일 서명(</w:t>
      </w:r>
      <w:r>
        <w:rPr>
          <w:rStyle w:val="InlineCode"/>
        </w:rPr>
        <w:t xml:space="preserve">D0CF11E0A1B11AE1</w:t>
      </w:r>
      <w:r>
        <w:t xml:space="preserve">)으로 시작하면 암호화 또는 레거시 이진 형식으로 판정하고 </w:t>
      </w:r>
      <w:r>
        <w:rPr>
          <w:rStyle w:val="InlineCode"/>
        </w:rPr>
        <w:t xml:space="preserve">ConvertError::UnsupportedEncryption</w:t>
      </w:r>
      <w:r>
        <w:t xml:space="preserve">을 즉시 반환한다. 잘못된 파일을 파서 깊숙한 곳까지 흘려보내지 않는 조기 차단 설계다.</w:t>
      </w:r>
      <w:r>
        <w:rPr>
          <w:rStyle w:val="FootnoteReference"/>
        </w:rPr>
        <w:footnoteReference w:id="2"/>
      </w:r>
    </w:p>
    <w:p>
      <w:pPr>
        <w:pStyle w:val="Heading2"/>
      </w:pPr>
      <w:r>
        <w:t xml:space="preserve">4.2 크레이트 구성</w:t>
      </w:r>
    </w:p>
    <w:p>
      <w:r>
        <w:t xml:space="preserve">저장소는 Cargo 워크스페이스로 구성되며, 두 개의 크레이트를 멤버로 갖는다.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워크스페이스 크레이트 구성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900"/>
        <w:gridCol w:w="1200"/>
        <w:gridCol w:w="5900"/>
      </w:tblGrid>
      <w:tr>
        <w:trPr>
          <w:cantSplit/>
          <w:tblHeader/>
        </w:trPr>
        <w:tc>
          <w:tcPr>
            <w:tcW w:type="dxa" w:w="1900"/>
            <w:shd w:fill="1F3864" w:color="auto" w:val="clear"/>
            <w:tcMar>
              <w:top w:type="dxa" w:w="45"/>
              <w:left w:type="dxa" w:w="95"/>
              <w:bottom w:type="dxa" w:w="45"/>
              <w:right w:type="dxa" w:w="95"/>
            </w:tcMar>
            <w:vAlign w:val="center"/>
          </w:tcPr>
          <w:p>
            <w:pPr>
              <w:pStyle w:val="TableHead"/>
              <w:keepNext/>
            </w:pPr>
            <w:r>
              <w:t xml:space="preserve">크레이트</w:t>
            </w:r>
          </w:p>
        </w:tc>
        <w:tc>
          <w:tcPr>
            <w:tcW w:type="dxa" w:w="1200"/>
            <w:shd w:fill="1F3864" w:color="auto" w:val="clear"/>
            <w:tcMar>
              <w:top w:type="dxa" w:w="45"/>
              <w:left w:type="dxa" w:w="95"/>
              <w:bottom w:type="dxa" w:w="45"/>
              <w:right w:type="dxa" w:w="95"/>
            </w:tcMar>
            <w:vAlign w:val="center"/>
          </w:tcPr>
          <w:p>
            <w:pPr>
              <w:pStyle w:val="TableHead"/>
              <w:keepNext/>
            </w:pPr>
            <w:r>
              <w:t xml:space="preserve">종류</w:t>
            </w:r>
          </w:p>
        </w:tc>
        <w:tc>
          <w:tcPr>
            <w:tcW w:type="dxa" w:w="5900"/>
            <w:shd w:fill="1F3864" w:color="auto" w:val="clear"/>
            <w:tcMar>
              <w:top w:type="dxa" w:w="45"/>
              <w:left w:type="dxa" w:w="95"/>
              <w:bottom w:type="dxa" w:w="45"/>
              <w:right w:type="dxa" w:w="95"/>
            </w:tcMar>
            <w:vAlign w:val="center"/>
          </w:tcPr>
          <w:p>
            <w:pPr>
              <w:pStyle w:val="TableHead"/>
              <w:keepNext/>
            </w:pPr>
            <w:r>
              <w:t xml:space="preserve">역할</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office2pdf</w:t>
            </w:r>
          </w:p>
        </w:tc>
        <w:tc>
          <w:tcPr>
            <w:tcW w:type="dxa" w:w="1200"/>
            <w:shd w:fill="F2F7FC" w:color="auto" w:val="clear"/>
            <w:tcMar>
              <w:top w:type="dxa" w:w="45"/>
              <w:left w:type="dxa" w:w="95"/>
              <w:bottom w:type="dxa" w:w="45"/>
              <w:right w:type="dxa" w:w="95"/>
            </w:tcMar>
            <w:vAlign w:val="center"/>
          </w:tcPr>
          <w:p>
            <w:pPr>
              <w:pStyle w:val="TableCellText"/>
              <w:keepNext/>
              <w:jc w:val="center"/>
            </w:pPr>
            <w:r>
              <w:t xml:space="preserve">라이브러리</w:t>
            </w:r>
          </w:p>
        </w:tc>
        <w:tc>
          <w:tcPr>
            <w:tcW w:type="dxa" w:w="5900"/>
            <w:shd w:fill="F2F7FC" w:color="auto" w:val="clear"/>
            <w:tcMar>
              <w:top w:type="dxa" w:w="45"/>
              <w:left w:type="dxa" w:w="95"/>
              <w:bottom w:type="dxa" w:w="45"/>
              <w:right w:type="dxa" w:w="95"/>
            </w:tcMar>
            <w:vAlign w:val="center"/>
          </w:tcPr>
          <w:p>
            <w:pPr>
              <w:pStyle w:val="TableCellText"/>
              <w:keepNext/>
              <w:jc w:val="left"/>
            </w:pPr>
            <w:r>
              <w:t xml:space="preserve">파서·IR·렌더러를 포함한 변환 엔진 본체. 공개 API와 WASM 바인딩 제공</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office2pdf-cli</w:t>
            </w:r>
          </w:p>
        </w:tc>
        <w:tc>
          <w:tcPr>
            <w:tcW w:type="dxa" w:w="1200"/>
            <w:shd w:fill="FFFFFF" w:color="auto" w:val="clear"/>
            <w:tcMar>
              <w:top w:type="dxa" w:w="45"/>
              <w:left w:type="dxa" w:w="95"/>
              <w:bottom w:type="dxa" w:w="45"/>
              <w:right w:type="dxa" w:w="95"/>
            </w:tcMar>
            <w:vAlign w:val="center"/>
          </w:tcPr>
          <w:p>
            <w:pPr>
              <w:pStyle w:val="TableCellText"/>
              <w:keepNext w:val="false"/>
              <w:jc w:val="center"/>
            </w:pPr>
            <w:r>
              <w:t xml:space="preserve">실행 파일</w:t>
            </w:r>
          </w:p>
        </w:tc>
        <w:tc>
          <w:tcPr>
            <w:tcW w:type="dxa" w:w="5900"/>
            <w:shd w:fill="FFFFFF" w:color="auto" w:val="clear"/>
            <w:tcMar>
              <w:top w:type="dxa" w:w="45"/>
              <w:left w:type="dxa" w:w="95"/>
              <w:bottom w:type="dxa" w:w="45"/>
              <w:right w:type="dxa" w:w="95"/>
            </w:tcMar>
            <w:vAlign w:val="center"/>
          </w:tcPr>
          <w:p>
            <w:pPr>
              <w:pStyle w:val="TableCellText"/>
              <w:keepNext w:val="false"/>
              <w:jc w:val="left"/>
            </w:pPr>
            <w:r>
              <w:t xml:space="preserve">명령행 인터페이스, 일괄 변환, PDF 병합·분할, 선택적 HTTP 서버</w:t>
            </w:r>
          </w:p>
        </w:tc>
      </w:tr>
    </w:tbl>
    <w:p>
      <w:r>
        <w:t xml:space="preserve">워크스페이스는 Rust </w:t>
      </w:r>
      <w:r>
        <w:rPr>
          <w:rStyle w:val="KeyTerm"/>
        </w:rPr>
        <w:t xml:space="preserve">2024 에디션</w:t>
      </w:r>
      <w:r>
        <w:t xml:space="preserve">을 사용하고 최소 지원 컴파일러 버전(MSRV)은 </w:t>
      </w:r>
      <w:r>
        <w:rPr>
          <w:rStyle w:val="InlineCode"/>
        </w:rPr>
        <w:t xml:space="preserve">1.89</w:t>
      </w:r>
      <w:r>
        <w:t xml:space="preserve">로 고정되어 있다. 의존성 해석기는 </w:t>
      </w:r>
      <w:r>
        <w:rPr>
          <w:rStyle w:val="InlineCode"/>
        </w:rPr>
        <w:t xml:space="preserve">resolver = "3"</w:t>
      </w:r>
      <w:r>
        <w:t xml:space="preserve">를 사용한다.</w:t>
      </w:r>
    </w:p>
    <w:p>
      <w:pPr>
        <w:pStyle w:val="Heading2"/>
      </w:pPr>
      <w:r>
        <w:t xml:space="preserve">4.3 모듈 계층</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모듈 계층과 책임 분담</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200"/>
        <w:gridCol w:w="1800"/>
        <w:gridCol w:w="6000"/>
      </w:tblGrid>
      <w:tr>
        <w:trPr>
          <w:cantSplit/>
          <w:tblHeader/>
        </w:trPr>
        <w:tc>
          <w:tcPr>
            <w:tcW w:type="dxa" w:w="1200"/>
            <w:shd w:fill="1F3864" w:color="auto" w:val="clear"/>
            <w:tcMar>
              <w:top w:type="dxa" w:w="45"/>
              <w:left w:type="dxa" w:w="95"/>
              <w:bottom w:type="dxa" w:w="45"/>
              <w:right w:type="dxa" w:w="95"/>
            </w:tcMar>
            <w:vAlign w:val="center"/>
          </w:tcPr>
          <w:p>
            <w:pPr>
              <w:pStyle w:val="TableHead"/>
              <w:keepNext w:val="false"/>
            </w:pPr>
            <w:r>
              <w:t xml:space="preserve">계층</w:t>
            </w:r>
          </w:p>
        </w:tc>
        <w:tc>
          <w:tcPr>
            <w:tcW w:type="dxa" w:w="1800"/>
            <w:shd w:fill="1F3864" w:color="auto" w:val="clear"/>
            <w:tcMar>
              <w:top w:type="dxa" w:w="45"/>
              <w:left w:type="dxa" w:w="95"/>
              <w:bottom w:type="dxa" w:w="45"/>
              <w:right w:type="dxa" w:w="95"/>
            </w:tcMar>
            <w:vAlign w:val="center"/>
          </w:tcPr>
          <w:p>
            <w:pPr>
              <w:pStyle w:val="TableHead"/>
              <w:keepNext w:val="false"/>
            </w:pPr>
            <w:r>
              <w:t xml:space="preserve">모듈 경로</w:t>
            </w:r>
          </w:p>
        </w:tc>
        <w:tc>
          <w:tcPr>
            <w:tcW w:type="dxa" w:w="6000"/>
            <w:shd w:fill="1F3864" w:color="auto" w:val="clear"/>
            <w:tcMar>
              <w:top w:type="dxa" w:w="45"/>
              <w:left w:type="dxa" w:w="95"/>
              <w:bottom w:type="dxa" w:w="45"/>
              <w:right w:type="dxa" w:w="95"/>
            </w:tcMar>
            <w:vAlign w:val="center"/>
          </w:tcPr>
          <w:p>
            <w:pPr>
              <w:pStyle w:val="TableHead"/>
              <w:keepNext w:val="false"/>
            </w:pPr>
            <w:r>
              <w:t xml:space="preserve">책임</w:t>
            </w:r>
          </w:p>
        </w:tc>
      </w:tr>
      <w:tr>
        <w:trPr>
          <w:cantSplit/>
        </w:trPr>
        <w:tc>
          <w:tcPr>
            <w:tcW w:type="dxa" w:w="1200"/>
            <w:shd w:fill="F2F7FC" w:color="auto" w:val="clear"/>
            <w:tcMar>
              <w:top w:type="dxa" w:w="45"/>
              <w:left w:type="dxa" w:w="95"/>
              <w:bottom w:type="dxa" w:w="45"/>
              <w:right w:type="dxa" w:w="95"/>
            </w:tcMar>
            <w:vAlign w:val="center"/>
          </w:tcPr>
          <w:p>
            <w:pPr>
              <w:pStyle w:val="TableCellText"/>
              <w:keepNext w:val="false"/>
              <w:jc w:val="left"/>
            </w:pPr>
            <w:r>
              <w:t xml:space="preserve">공개 API</w:t>
            </w:r>
          </w:p>
        </w:tc>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lib.rs</w:t>
            </w:r>
          </w:p>
        </w:tc>
        <w:tc>
          <w:tcPr>
            <w:tcW w:type="dxa" w:w="6000"/>
            <w:shd w:fill="F2F7FC" w:color="auto" w:val="clear"/>
            <w:tcMar>
              <w:top w:type="dxa" w:w="45"/>
              <w:left w:type="dxa" w:w="95"/>
              <w:bottom w:type="dxa" w:w="45"/>
              <w:right w:type="dxa" w:w="95"/>
            </w:tcMar>
            <w:vAlign w:val="center"/>
          </w:tcPr>
          <w:p>
            <w:pPr>
              <w:pStyle w:val="TableCellText"/>
              <w:keepNext w:val="false"/>
              <w:jc w:val="left"/>
            </w:pPr>
            <w:r>
              <w:rPr>
                <w:rStyle w:val="InlineCode"/>
              </w:rPr>
              <w:t xml:space="preserve">convert</w:t>
            </w:r>
            <w:r>
              <w:t xml:space="preserve">, </w:t>
            </w:r>
            <w:r>
              <w:rPr>
                <w:rStyle w:val="InlineCode"/>
              </w:rPr>
              <w:t xml:space="preserve">convert_with_options</w:t>
            </w:r>
            <w:r>
              <w:t xml:space="preserve">, </w:t>
            </w:r>
            <w:r>
              <w:rPr>
                <w:rStyle w:val="InlineCode"/>
              </w:rPr>
              <w:t xml:space="preserve">convert_bytes</w:t>
            </w:r>
            <w:r>
              <w:t xml:space="preserve">, </w:t>
            </w:r>
            <w:r>
              <w:rPr>
                <w:rStyle w:val="InlineCode"/>
              </w:rPr>
              <w:t xml:space="preserve">render_document</w:t>
            </w:r>
          </w:p>
        </w:tc>
      </w:tr>
      <w:tr>
        <w:trPr>
          <w:cantSplit/>
        </w:trPr>
        <w:tc>
          <w:tcPr>
            <w:tcW w:type="dxa" w:w="1200"/>
            <w:shd w:fill="FFFFFF" w:color="auto" w:val="clear"/>
            <w:tcMar>
              <w:top w:type="dxa" w:w="45"/>
              <w:left w:type="dxa" w:w="95"/>
              <w:bottom w:type="dxa" w:w="45"/>
              <w:right w:type="dxa" w:w="95"/>
            </w:tcMar>
            <w:vAlign w:val="center"/>
          </w:tcPr>
          <w:p>
            <w:pPr>
              <w:pStyle w:val="TableCellText"/>
              <w:keepNext w:val="false"/>
              <w:jc w:val="left"/>
            </w:pPr>
            <w:r>
              <w:t xml:space="preserve">파이프라인</w:t>
            </w:r>
          </w:p>
        </w:tc>
        <w:tc>
          <w:tcPr>
            <w:tcW w:type="dxa" w:w="1800"/>
            <w:shd w:fill="FFFFFF" w:color="auto" w:val="clear"/>
            <w:tcMar>
              <w:top w:type="dxa" w:w="45"/>
              <w:left w:type="dxa" w:w="95"/>
              <w:bottom w:type="dxa" w:w="45"/>
              <w:right w:type="dxa" w:w="95"/>
            </w:tcMar>
            <w:vAlign w:val="center"/>
          </w:tcPr>
          <w:p>
            <w:pPr>
              <w:pStyle w:val="TableCellText"/>
              <w:keepNext w:val="false"/>
              <w:jc w:val="left"/>
            </w:pPr>
            <w:r>
              <w:t xml:space="preserve">lib_pipeline.rs</w:t>
            </w:r>
          </w:p>
        </w:tc>
        <w:tc>
          <w:tcPr>
            <w:tcW w:type="dxa" w:w="6000"/>
            <w:shd w:fill="FFFFFF" w:color="auto" w:val="clear"/>
            <w:tcMar>
              <w:top w:type="dxa" w:w="45"/>
              <w:left w:type="dxa" w:w="95"/>
              <w:bottom w:type="dxa" w:w="45"/>
              <w:right w:type="dxa" w:w="95"/>
            </w:tcMar>
            <w:vAlign w:val="center"/>
          </w:tcPr>
          <w:p>
            <w:pPr>
              <w:pStyle w:val="TableCellText"/>
              <w:keepNext w:val="false"/>
              <w:jc w:val="left"/>
            </w:pPr>
            <w:r>
              <w:t xml:space="preserve">형식 판정, 폰트 컨텍스트 해상, 패닉 포착, 경고 중복 제거, 계측 집계</w:t>
            </w:r>
          </w:p>
        </w:tc>
      </w:tr>
      <w:tr>
        <w:trPr>
          <w:cantSplit/>
        </w:trPr>
        <w:tc>
          <w:tcPr>
            <w:tcW w:type="dxa" w:w="1200"/>
            <w:shd w:fill="F2F7FC" w:color="auto" w:val="clear"/>
            <w:tcMar>
              <w:top w:type="dxa" w:w="45"/>
              <w:left w:type="dxa" w:w="95"/>
              <w:bottom w:type="dxa" w:w="45"/>
              <w:right w:type="dxa" w:w="95"/>
            </w:tcMar>
            <w:vAlign w:val="center"/>
          </w:tcPr>
          <w:p>
            <w:pPr>
              <w:pStyle w:val="TableCellText"/>
              <w:keepNext w:val="false"/>
              <w:jc w:val="left"/>
            </w:pPr>
            <w:r>
              <w:t xml:space="preserve">설정</w:t>
            </w:r>
          </w:p>
        </w:tc>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config.rs</w:t>
            </w:r>
          </w:p>
        </w:tc>
        <w:tc>
          <w:tcPr>
            <w:tcW w:type="dxa" w:w="6000"/>
            <w:shd w:fill="F2F7FC" w:color="auto" w:val="clear"/>
            <w:tcMar>
              <w:top w:type="dxa" w:w="45"/>
              <w:left w:type="dxa" w:w="95"/>
              <w:bottom w:type="dxa" w:w="45"/>
              <w:right w:type="dxa" w:w="95"/>
            </w:tcMar>
            <w:vAlign w:val="center"/>
          </w:tcPr>
          <w:p>
            <w:pPr>
              <w:pStyle w:val="TableCellText"/>
              <w:keepNext w:val="false"/>
              <w:jc w:val="left"/>
            </w:pPr>
            <w:r>
              <w:rPr>
                <w:rStyle w:val="InlineCode"/>
              </w:rPr>
              <w:t xml:space="preserve">ConvertOptions</w:t>
            </w:r>
            <w:r>
              <w:t xml:space="preserve">, </w:t>
            </w:r>
            <w:r>
              <w:rPr>
                <w:rStyle w:val="InlineCode"/>
              </w:rPr>
              <w:t xml:space="preserve">Format</w:t>
            </w:r>
            <w:r>
              <w:t xml:space="preserve">, </w:t>
            </w:r>
            <w:r>
              <w:rPr>
                <w:rStyle w:val="InlineCode"/>
              </w:rPr>
              <w:t xml:space="preserve">PaperSize</w:t>
            </w:r>
            <w:r>
              <w:t xml:space="preserve">, </w:t>
            </w:r>
            <w:r>
              <w:rPr>
                <w:rStyle w:val="InlineCode"/>
              </w:rPr>
              <w:t xml:space="preserve">SlideRange</w:t>
            </w:r>
            <w:r>
              <w:t xml:space="preserve">, </w:t>
            </w:r>
            <w:r>
              <w:rPr>
                <w:rStyle w:val="InlineCode"/>
              </w:rPr>
              <w:t xml:space="preserve">PdfStandard</w:t>
            </w:r>
          </w:p>
        </w:tc>
      </w:tr>
      <w:tr>
        <w:trPr>
          <w:cantSplit/>
        </w:trPr>
        <w:tc>
          <w:tcPr>
            <w:tcW w:type="dxa" w:w="1200"/>
            <w:shd w:fill="FFFFFF" w:color="auto" w:val="clear"/>
            <w:tcMar>
              <w:top w:type="dxa" w:w="45"/>
              <w:left w:type="dxa" w:w="95"/>
              <w:bottom w:type="dxa" w:w="45"/>
              <w:right w:type="dxa" w:w="95"/>
            </w:tcMar>
            <w:vAlign w:val="center"/>
          </w:tcPr>
          <w:p>
            <w:pPr>
              <w:pStyle w:val="TableCellText"/>
              <w:keepNext w:val="false"/>
              <w:jc w:val="left"/>
            </w:pPr>
            <w:r>
              <w:t xml:space="preserve">오류</w:t>
            </w:r>
          </w:p>
        </w:tc>
        <w:tc>
          <w:tcPr>
            <w:tcW w:type="dxa" w:w="1800"/>
            <w:shd w:fill="FFFFFF" w:color="auto" w:val="clear"/>
            <w:tcMar>
              <w:top w:type="dxa" w:w="45"/>
              <w:left w:type="dxa" w:w="95"/>
              <w:bottom w:type="dxa" w:w="45"/>
              <w:right w:type="dxa" w:w="95"/>
            </w:tcMar>
            <w:vAlign w:val="center"/>
          </w:tcPr>
          <w:p>
            <w:pPr>
              <w:pStyle w:val="TableCellText"/>
              <w:keepNext w:val="false"/>
              <w:jc w:val="left"/>
            </w:pPr>
            <w:r>
              <w:t xml:space="preserve">error.rs</w:t>
            </w:r>
          </w:p>
        </w:tc>
        <w:tc>
          <w:tcPr>
            <w:tcW w:type="dxa" w:w="6000"/>
            <w:shd w:fill="FFFFFF" w:color="auto" w:val="clear"/>
            <w:tcMar>
              <w:top w:type="dxa" w:w="45"/>
              <w:left w:type="dxa" w:w="95"/>
              <w:bottom w:type="dxa" w:w="45"/>
              <w:right w:type="dxa" w:w="95"/>
            </w:tcMar>
            <w:vAlign w:val="center"/>
          </w:tcPr>
          <w:p>
            <w:pPr>
              <w:pStyle w:val="TableCellText"/>
              <w:keepNext w:val="false"/>
              <w:jc w:val="left"/>
            </w:pPr>
            <w:r>
              <w:rPr>
                <w:rStyle w:val="InlineCode"/>
              </w:rPr>
              <w:t xml:space="preserve">ConvertError</w:t>
            </w:r>
            <w:r>
              <w:t xml:space="preserve">, </w:t>
            </w:r>
            <w:r>
              <w:rPr>
                <w:rStyle w:val="InlineCode"/>
              </w:rPr>
              <w:t xml:space="preserve">ConvertWarning</w:t>
            </w:r>
            <w:r>
              <w:t xml:space="preserve">, </w:t>
            </w:r>
            <w:r>
              <w:rPr>
                <w:rStyle w:val="InlineCode"/>
              </w:rPr>
              <w:t xml:space="preserve">ConvertMetrics</w:t>
            </w:r>
            <w:r>
              <w:t xml:space="preserve">, </w:t>
            </w:r>
            <w:r>
              <w:rPr>
                <w:rStyle w:val="InlineCode"/>
              </w:rPr>
              <w:t xml:space="preserve">ConvertResult</w:t>
            </w:r>
          </w:p>
        </w:tc>
      </w:tr>
      <w:tr>
        <w:trPr>
          <w:cantSplit/>
        </w:trPr>
        <w:tc>
          <w:tcPr>
            <w:tcW w:type="dxa" w:w="1200"/>
            <w:shd w:fill="F2F7FC" w:color="auto" w:val="clear"/>
            <w:tcMar>
              <w:top w:type="dxa" w:w="45"/>
              <w:left w:type="dxa" w:w="95"/>
              <w:bottom w:type="dxa" w:w="45"/>
              <w:right w:type="dxa" w:w="95"/>
            </w:tcMar>
            <w:vAlign w:val="center"/>
          </w:tcPr>
          <w:p>
            <w:pPr>
              <w:pStyle w:val="TableCellText"/>
              <w:keepNext w:val="false"/>
              <w:jc w:val="left"/>
            </w:pPr>
            <w:r>
              <w:t xml:space="preserve">중간 표현</w:t>
            </w:r>
          </w:p>
        </w:tc>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ir/</w:t>
            </w:r>
          </w:p>
        </w:tc>
        <w:tc>
          <w:tcPr>
            <w:tcW w:type="dxa" w:w="6000"/>
            <w:shd w:fill="F2F7FC" w:color="auto" w:val="clear"/>
            <w:tcMar>
              <w:top w:type="dxa" w:w="45"/>
              <w:left w:type="dxa" w:w="95"/>
              <w:bottom w:type="dxa" w:w="45"/>
              <w:right w:type="dxa" w:w="95"/>
            </w:tcMar>
            <w:vAlign w:val="center"/>
          </w:tcPr>
          <w:p>
            <w:pPr>
              <w:pStyle w:val="TableCellText"/>
              <w:keepNext w:val="false"/>
              <w:jc w:val="left"/>
            </w:pPr>
            <w:r>
              <w:t xml:space="preserve">문서·페이지·요소·스타일 모델</w:t>
            </w:r>
          </w:p>
        </w:tc>
      </w:tr>
      <w:tr>
        <w:trPr>
          <w:cantSplit/>
        </w:trPr>
        <w:tc>
          <w:tcPr>
            <w:tcW w:type="dxa" w:w="1200"/>
            <w:shd w:fill="FFFFFF" w:color="auto" w:val="clear"/>
            <w:tcMar>
              <w:top w:type="dxa" w:w="45"/>
              <w:left w:type="dxa" w:w="95"/>
              <w:bottom w:type="dxa" w:w="45"/>
              <w:right w:type="dxa" w:w="95"/>
            </w:tcMar>
            <w:vAlign w:val="center"/>
          </w:tcPr>
          <w:p>
            <w:pPr>
              <w:pStyle w:val="TableCellText"/>
              <w:keepNext w:val="false"/>
              <w:jc w:val="left"/>
            </w:pPr>
            <w:r>
              <w:t xml:space="preserve">파서</w:t>
            </w:r>
          </w:p>
        </w:tc>
        <w:tc>
          <w:tcPr>
            <w:tcW w:type="dxa" w:w="1800"/>
            <w:shd w:fill="FFFFFF" w:color="auto" w:val="clear"/>
            <w:tcMar>
              <w:top w:type="dxa" w:w="45"/>
              <w:left w:type="dxa" w:w="95"/>
              <w:bottom w:type="dxa" w:w="45"/>
              <w:right w:type="dxa" w:w="95"/>
            </w:tcMar>
            <w:vAlign w:val="center"/>
          </w:tcPr>
          <w:p>
            <w:pPr>
              <w:pStyle w:val="TableCellText"/>
              <w:keepNext w:val="false"/>
              <w:jc w:val="left"/>
            </w:pPr>
            <w:r>
              <w:t xml:space="preserve">parser/</w:t>
            </w:r>
          </w:p>
        </w:tc>
        <w:tc>
          <w:tcPr>
            <w:tcW w:type="dxa" w:w="6000"/>
            <w:shd w:fill="FFFFFF" w:color="auto" w:val="clear"/>
            <w:tcMar>
              <w:top w:type="dxa" w:w="45"/>
              <w:left w:type="dxa" w:w="95"/>
              <w:bottom w:type="dxa" w:w="45"/>
              <w:right w:type="dxa" w:w="95"/>
            </w:tcMar>
            <w:vAlign w:val="center"/>
          </w:tcPr>
          <w:p>
            <w:pPr>
              <w:pStyle w:val="TableCellText"/>
              <w:keepNext w:val="false"/>
              <w:jc w:val="left"/>
            </w:pPr>
            <w:r>
              <w:t xml:space="preserve">DOCX·PPTX·XLSX 해석, DrawingML, OMML, SmartArt, WMF/EMF, 조건부 서식</w:t>
            </w:r>
          </w:p>
        </w:tc>
      </w:tr>
      <w:tr>
        <w:trPr>
          <w:cantSplit/>
        </w:trPr>
        <w:tc>
          <w:tcPr>
            <w:tcW w:type="dxa" w:w="1200"/>
            <w:shd w:fill="F2F7FC" w:color="auto" w:val="clear"/>
            <w:tcMar>
              <w:top w:type="dxa" w:w="45"/>
              <w:left w:type="dxa" w:w="95"/>
              <w:bottom w:type="dxa" w:w="45"/>
              <w:right w:type="dxa" w:w="95"/>
            </w:tcMar>
            <w:vAlign w:val="center"/>
          </w:tcPr>
          <w:p>
            <w:pPr>
              <w:pStyle w:val="TableCellText"/>
              <w:keepNext w:val="false"/>
              <w:jc w:val="left"/>
            </w:pPr>
            <w:r>
              <w:t xml:space="preserve">렌더러</w:t>
            </w:r>
          </w:p>
        </w:tc>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render/</w:t>
            </w:r>
          </w:p>
        </w:tc>
        <w:tc>
          <w:tcPr>
            <w:tcW w:type="dxa" w:w="6000"/>
            <w:shd w:fill="F2F7FC" w:color="auto" w:val="clear"/>
            <w:tcMar>
              <w:top w:type="dxa" w:w="45"/>
              <w:left w:type="dxa" w:w="95"/>
              <w:bottom w:type="dxa" w:w="45"/>
              <w:right w:type="dxa" w:w="95"/>
            </w:tcMar>
            <w:vAlign w:val="center"/>
          </w:tcPr>
          <w:p>
            <w:pPr>
              <w:pStyle w:val="TableCellText"/>
              <w:keepNext w:val="false"/>
              <w:jc w:val="left"/>
            </w:pPr>
            <w:r>
              <w:t xml:space="preserve">Typst 코드 생성, 폰트 대체, PDF 내보내기</w:t>
            </w:r>
          </w:p>
        </w:tc>
      </w:tr>
      <w:tr>
        <w:trPr>
          <w:cantSplit/>
        </w:trPr>
        <w:tc>
          <w:tcPr>
            <w:tcW w:type="dxa" w:w="1200"/>
            <w:shd w:fill="FFFFFF" w:color="auto" w:val="clear"/>
            <w:tcMar>
              <w:top w:type="dxa" w:w="45"/>
              <w:left w:type="dxa" w:w="95"/>
              <w:bottom w:type="dxa" w:w="45"/>
              <w:right w:type="dxa" w:w="95"/>
            </w:tcMar>
            <w:vAlign w:val="center"/>
          </w:tcPr>
          <w:p>
            <w:pPr>
              <w:pStyle w:val="TableCellText"/>
              <w:keepNext w:val="false"/>
              <w:jc w:val="left"/>
            </w:pPr>
            <w:r>
              <w:t xml:space="preserve">PDF 후처리</w:t>
            </w:r>
          </w:p>
        </w:tc>
        <w:tc>
          <w:tcPr>
            <w:tcW w:type="dxa" w:w="1800"/>
            <w:shd w:fill="FFFFFF" w:color="auto" w:val="clear"/>
            <w:tcMar>
              <w:top w:type="dxa" w:w="45"/>
              <w:left w:type="dxa" w:w="95"/>
              <w:bottom w:type="dxa" w:w="45"/>
              <w:right w:type="dxa" w:w="95"/>
            </w:tcMar>
            <w:vAlign w:val="center"/>
          </w:tcPr>
          <w:p>
            <w:pPr>
              <w:pStyle w:val="TableCellText"/>
              <w:keepNext w:val="false"/>
              <w:jc w:val="left"/>
            </w:pPr>
            <w:r>
              <w:t xml:space="preserve">pdf_ops.rs</w:t>
            </w:r>
          </w:p>
        </w:tc>
        <w:tc>
          <w:tcPr>
            <w:tcW w:type="dxa" w:w="6000"/>
            <w:shd w:fill="FFFFFF" w:color="auto" w:val="clear"/>
            <w:tcMar>
              <w:top w:type="dxa" w:w="45"/>
              <w:left w:type="dxa" w:w="95"/>
              <w:bottom w:type="dxa" w:w="45"/>
              <w:right w:type="dxa" w:w="95"/>
            </w:tcMar>
            <w:vAlign w:val="center"/>
          </w:tcPr>
          <w:p>
            <w:pPr>
              <w:pStyle w:val="TableCellText"/>
              <w:keepNext w:val="false"/>
              <w:jc w:val="left"/>
            </w:pPr>
            <w:r>
              <w:t xml:space="preserve">페이지 수 조회, 병합, 분할 (선택 기능)</w:t>
            </w:r>
          </w:p>
        </w:tc>
      </w:tr>
      <w:tr>
        <w:trPr>
          <w:cantSplit/>
        </w:trPr>
        <w:tc>
          <w:tcPr>
            <w:tcW w:type="dxa" w:w="1200"/>
            <w:shd w:fill="F2F7FC" w:color="auto" w:val="clear"/>
            <w:tcMar>
              <w:top w:type="dxa" w:w="45"/>
              <w:left w:type="dxa" w:w="95"/>
              <w:bottom w:type="dxa" w:w="45"/>
              <w:right w:type="dxa" w:w="95"/>
            </w:tcMar>
            <w:vAlign w:val="center"/>
          </w:tcPr>
          <w:p>
            <w:pPr>
              <w:pStyle w:val="TableCellText"/>
              <w:keepNext w:val="false"/>
              <w:jc w:val="left"/>
            </w:pPr>
            <w:r>
              <w:t xml:space="preserve">WASM</w:t>
            </w:r>
          </w:p>
        </w:tc>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wasm.rs</w:t>
            </w:r>
          </w:p>
        </w:tc>
        <w:tc>
          <w:tcPr>
            <w:tcW w:type="dxa" w:w="6000"/>
            <w:shd w:fill="F2F7FC" w:color="auto" w:val="clear"/>
            <w:tcMar>
              <w:top w:type="dxa" w:w="45"/>
              <w:left w:type="dxa" w:w="95"/>
              <w:bottom w:type="dxa" w:w="45"/>
              <w:right w:type="dxa" w:w="95"/>
            </w:tcMar>
            <w:vAlign w:val="center"/>
          </w:tcPr>
          <w:p>
            <w:pPr>
              <w:pStyle w:val="TableCellText"/>
              <w:keepNext w:val="false"/>
              <w:jc w:val="left"/>
            </w:pPr>
            <w:r>
              <w:t xml:space="preserve">브라우저·Node.js 바인딩 (선택 기능)</w:t>
            </w:r>
          </w:p>
        </w:tc>
      </w:tr>
    </w:tbl>
    <w:p>
      <w:pPr>
        <w:pStyle w:val="Heading2"/>
      </w:pPr>
      <w:r>
        <w:t xml:space="preserve">4.4 주요 외부 의존성</w:t>
      </w:r>
    </w:p>
    <w:p>
      <w:r>
        <w:t xml:space="preserve">의존성은 최소화 원칙에 따라 선정되며, 각 항목은 대체 불가한 역할을 담당한다.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주요 외부 의존성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100"/>
        <w:gridCol w:w="1300"/>
        <w:gridCol w:w="5600"/>
      </w:tblGrid>
      <w:tr>
        <w:trPr>
          <w:cantSplit/>
          <w:tblHeader/>
        </w:trPr>
        <w:tc>
          <w:tcPr>
            <w:tcW w:type="dxa" w:w="2100"/>
            <w:shd w:fill="1F3864" w:color="auto" w:val="clear"/>
            <w:tcMar>
              <w:top w:type="dxa" w:w="45"/>
              <w:left w:type="dxa" w:w="95"/>
              <w:bottom w:type="dxa" w:w="45"/>
              <w:right w:type="dxa" w:w="95"/>
            </w:tcMar>
            <w:vAlign w:val="center"/>
          </w:tcPr>
          <w:p>
            <w:pPr>
              <w:pStyle w:val="TableHead"/>
              <w:keepNext w:val="false"/>
            </w:pPr>
            <w:r>
              <w:t xml:space="preserve">의존성</w:t>
            </w:r>
          </w:p>
        </w:tc>
        <w:tc>
          <w:tcPr>
            <w:tcW w:type="dxa" w:w="1300"/>
            <w:shd w:fill="1F3864" w:color="auto" w:val="clear"/>
            <w:tcMar>
              <w:top w:type="dxa" w:w="45"/>
              <w:left w:type="dxa" w:w="95"/>
              <w:bottom w:type="dxa" w:w="45"/>
              <w:right w:type="dxa" w:w="95"/>
            </w:tcMar>
            <w:vAlign w:val="center"/>
          </w:tcPr>
          <w:p>
            <w:pPr>
              <w:pStyle w:val="TableHead"/>
              <w:keepNext w:val="false"/>
            </w:pPr>
            <w:r>
              <w:t xml:space="preserve">버전</w:t>
            </w:r>
          </w:p>
        </w:tc>
        <w:tc>
          <w:tcPr>
            <w:tcW w:type="dxa" w:w="5600"/>
            <w:shd w:fill="1F3864" w:color="auto" w:val="clear"/>
            <w:tcMar>
              <w:top w:type="dxa" w:w="45"/>
              <w:left w:type="dxa" w:w="95"/>
              <w:bottom w:type="dxa" w:w="45"/>
              <w:right w:type="dxa" w:w="95"/>
            </w:tcMar>
            <w:vAlign w:val="center"/>
          </w:tcPr>
          <w:p>
            <w:pPr>
              <w:pStyle w:val="TableHead"/>
              <w:keepNext w:val="false"/>
            </w:pPr>
            <w:r>
              <w:t xml:space="preserve">역할</w:t>
            </w:r>
          </w:p>
        </w:tc>
      </w:tr>
      <w:tr>
        <w:trPr>
          <w:cantSplit/>
        </w:trPr>
        <w:tc>
          <w:tcPr>
            <w:tcW w:type="dxa" w:w="2100"/>
            <w:shd w:fill="F2F7FC" w:color="auto" w:val="clear"/>
            <w:tcMar>
              <w:top w:type="dxa" w:w="45"/>
              <w:left w:type="dxa" w:w="95"/>
              <w:bottom w:type="dxa" w:w="45"/>
              <w:right w:type="dxa" w:w="95"/>
            </w:tcMar>
            <w:vAlign w:val="center"/>
          </w:tcPr>
          <w:p>
            <w:pPr>
              <w:pStyle w:val="TableCellMono"/>
              <w:keepNext w:val="false"/>
              <w:jc w:val="left"/>
            </w:pPr>
            <w:r>
              <w:t xml:space="preserve">typst / typst-pdf</w:t>
            </w:r>
          </w:p>
        </w:tc>
        <w:tc>
          <w:tcPr>
            <w:tcW w:type="dxa" w:w="1300"/>
            <w:shd w:fill="F2F7FC" w:color="auto" w:val="clear"/>
            <w:tcMar>
              <w:top w:type="dxa" w:w="45"/>
              <w:left w:type="dxa" w:w="95"/>
              <w:bottom w:type="dxa" w:w="45"/>
              <w:right w:type="dxa" w:w="95"/>
            </w:tcMar>
            <w:vAlign w:val="center"/>
          </w:tcPr>
          <w:p>
            <w:pPr>
              <w:pStyle w:val="TableCellText"/>
              <w:keepNext w:val="false"/>
              <w:jc w:val="center"/>
            </w:pPr>
            <w:r>
              <w:t xml:space="preserve">0.14</w:t>
            </w:r>
          </w:p>
        </w:tc>
        <w:tc>
          <w:tcPr>
            <w:tcW w:type="dxa" w:w="5600"/>
            <w:shd w:fill="F2F7FC" w:color="auto" w:val="clear"/>
            <w:tcMar>
              <w:top w:type="dxa" w:w="45"/>
              <w:left w:type="dxa" w:w="95"/>
              <w:bottom w:type="dxa" w:w="45"/>
              <w:right w:type="dxa" w:w="95"/>
            </w:tcMar>
            <w:vAlign w:val="center"/>
          </w:tcPr>
          <w:p>
            <w:pPr>
              <w:pStyle w:val="TableCellText"/>
              <w:keepNext w:val="false"/>
              <w:jc w:val="left"/>
            </w:pPr>
            <w:r>
              <w:t xml:space="preserve">조판 엔진과 PDF 내보내기</w:t>
            </w:r>
          </w:p>
        </w:tc>
      </w:tr>
      <w:tr>
        <w:trPr>
          <w:cantSplit/>
        </w:trPr>
        <w:tc>
          <w:tcPr>
            <w:tcW w:type="dxa" w:w="2100"/>
            <w:shd w:fill="FFFFFF" w:color="auto" w:val="clear"/>
            <w:tcMar>
              <w:top w:type="dxa" w:w="45"/>
              <w:left w:type="dxa" w:w="95"/>
              <w:bottom w:type="dxa" w:w="45"/>
              <w:right w:type="dxa" w:w="95"/>
            </w:tcMar>
            <w:vAlign w:val="center"/>
          </w:tcPr>
          <w:p>
            <w:pPr>
              <w:pStyle w:val="TableCellMono"/>
              <w:keepNext w:val="false"/>
              <w:jc w:val="left"/>
            </w:pPr>
            <w:r>
              <w:t xml:space="preserve">typst-kit</w:t>
            </w:r>
          </w:p>
        </w:tc>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0.14</w:t>
            </w:r>
          </w:p>
        </w:tc>
        <w:tc>
          <w:tcPr>
            <w:tcW w:type="dxa" w:w="5600"/>
            <w:shd w:fill="FFFFFF" w:color="auto" w:val="clear"/>
            <w:tcMar>
              <w:top w:type="dxa" w:w="45"/>
              <w:left w:type="dxa" w:w="95"/>
              <w:bottom w:type="dxa" w:w="45"/>
              <w:right w:type="dxa" w:w="95"/>
            </w:tcMar>
            <w:vAlign w:val="center"/>
          </w:tcPr>
          <w:p>
            <w:pPr>
              <w:pStyle w:val="TableCellText"/>
              <w:keepNext w:val="false"/>
              <w:jc w:val="left"/>
            </w:pPr>
            <w:r>
              <w:t xml:space="preserve">폰트 탐색 및 내장 폰트 제공</w:t>
            </w:r>
          </w:p>
        </w:tc>
      </w:tr>
      <w:tr>
        <w:trPr>
          <w:cantSplit/>
        </w:trPr>
        <w:tc>
          <w:tcPr>
            <w:tcW w:type="dxa" w:w="2100"/>
            <w:shd w:fill="F2F7FC" w:color="auto" w:val="clear"/>
            <w:tcMar>
              <w:top w:type="dxa" w:w="45"/>
              <w:left w:type="dxa" w:w="95"/>
              <w:bottom w:type="dxa" w:w="45"/>
              <w:right w:type="dxa" w:w="95"/>
            </w:tcMar>
            <w:vAlign w:val="center"/>
          </w:tcPr>
          <w:p>
            <w:pPr>
              <w:pStyle w:val="TableCellMono"/>
              <w:keepNext w:val="false"/>
              <w:jc w:val="left"/>
            </w:pPr>
            <w:r>
              <w:t xml:space="preserve">docx-rs</w:t>
            </w:r>
          </w:p>
        </w:tc>
        <w:tc>
          <w:tcPr>
            <w:tcW w:type="dxa" w:w="1300"/>
            <w:shd w:fill="F2F7FC" w:color="auto" w:val="clear"/>
            <w:tcMar>
              <w:top w:type="dxa" w:w="45"/>
              <w:left w:type="dxa" w:w="95"/>
              <w:bottom w:type="dxa" w:w="45"/>
              <w:right w:type="dxa" w:w="95"/>
            </w:tcMar>
            <w:vAlign w:val="center"/>
          </w:tcPr>
          <w:p>
            <w:pPr>
              <w:pStyle w:val="TableCellText"/>
              <w:keepNext w:val="false"/>
              <w:jc w:val="center"/>
            </w:pPr>
            <w:r>
              <w:t xml:space="preserve">0.4 (패치)</w:t>
            </w:r>
          </w:p>
        </w:tc>
        <w:tc>
          <w:tcPr>
            <w:tcW w:type="dxa" w:w="5600"/>
            <w:shd w:fill="F2F7FC" w:color="auto" w:val="clear"/>
            <w:tcMar>
              <w:top w:type="dxa" w:w="45"/>
              <w:left w:type="dxa" w:w="95"/>
              <w:bottom w:type="dxa" w:w="45"/>
              <w:right w:type="dxa" w:w="95"/>
            </w:tcMar>
            <w:vAlign w:val="center"/>
          </w:tcPr>
          <w:p>
            <w:pPr>
              <w:pStyle w:val="TableCellText"/>
              <w:keepNext w:val="false"/>
              <w:jc w:val="left"/>
            </w:pPr>
            <w:r>
              <w:t xml:space="preserve">DOCX 파트 파싱 기반 (파싱 관용성 패치 브랜치 사용)</w:t>
            </w:r>
          </w:p>
        </w:tc>
      </w:tr>
      <w:tr>
        <w:trPr>
          <w:cantSplit/>
        </w:trPr>
        <w:tc>
          <w:tcPr>
            <w:tcW w:type="dxa" w:w="2100"/>
            <w:shd w:fill="FFFFFF" w:color="auto" w:val="clear"/>
            <w:tcMar>
              <w:top w:type="dxa" w:w="45"/>
              <w:left w:type="dxa" w:w="95"/>
              <w:bottom w:type="dxa" w:w="45"/>
              <w:right w:type="dxa" w:w="95"/>
            </w:tcMar>
            <w:vAlign w:val="center"/>
          </w:tcPr>
          <w:p>
            <w:pPr>
              <w:pStyle w:val="TableCellMono"/>
              <w:keepNext w:val="false"/>
              <w:jc w:val="left"/>
            </w:pPr>
            <w:r>
              <w:t xml:space="preserve">umya-spreadsheet</w:t>
            </w:r>
          </w:p>
        </w:tc>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2 (패치)</w:t>
            </w:r>
          </w:p>
        </w:tc>
        <w:tc>
          <w:tcPr>
            <w:tcW w:type="dxa" w:w="5600"/>
            <w:shd w:fill="FFFFFF" w:color="auto" w:val="clear"/>
            <w:tcMar>
              <w:top w:type="dxa" w:w="45"/>
              <w:left w:type="dxa" w:w="95"/>
              <w:bottom w:type="dxa" w:w="45"/>
              <w:right w:type="dxa" w:w="95"/>
            </w:tcMar>
            <w:vAlign w:val="center"/>
          </w:tcPr>
          <w:p>
            <w:pPr>
              <w:pStyle w:val="TableCellText"/>
              <w:keepNext w:val="false"/>
              <w:jc w:val="left"/>
            </w:pPr>
            <w:r>
              <w:t xml:space="preserve">XLSX 통합 문서 모델 (패닉 안전성 패치 브랜치 사용)</w:t>
            </w:r>
          </w:p>
        </w:tc>
      </w:tr>
      <w:tr>
        <w:trPr>
          <w:cantSplit/>
        </w:trPr>
        <w:tc>
          <w:tcPr>
            <w:tcW w:type="dxa" w:w="2100"/>
            <w:shd w:fill="F2F7FC" w:color="auto" w:val="clear"/>
            <w:tcMar>
              <w:top w:type="dxa" w:w="45"/>
              <w:left w:type="dxa" w:w="95"/>
              <w:bottom w:type="dxa" w:w="45"/>
              <w:right w:type="dxa" w:w="95"/>
            </w:tcMar>
            <w:vAlign w:val="center"/>
          </w:tcPr>
          <w:p>
            <w:pPr>
              <w:pStyle w:val="TableCellMono"/>
              <w:keepNext w:val="false"/>
              <w:jc w:val="left"/>
            </w:pPr>
            <w:r>
              <w:t xml:space="preserve">quick-xml</w:t>
            </w:r>
          </w:p>
        </w:tc>
        <w:tc>
          <w:tcPr>
            <w:tcW w:type="dxa" w:w="1300"/>
            <w:shd w:fill="F2F7FC" w:color="auto" w:val="clear"/>
            <w:tcMar>
              <w:top w:type="dxa" w:w="45"/>
              <w:left w:type="dxa" w:w="95"/>
              <w:bottom w:type="dxa" w:w="45"/>
              <w:right w:type="dxa" w:w="95"/>
            </w:tcMar>
            <w:vAlign w:val="center"/>
          </w:tcPr>
          <w:p>
            <w:pPr>
              <w:pStyle w:val="TableCellText"/>
              <w:keepNext w:val="false"/>
              <w:jc w:val="center"/>
            </w:pPr>
            <w:r>
              <w:t xml:space="preserve">0.38</w:t>
            </w:r>
          </w:p>
        </w:tc>
        <w:tc>
          <w:tcPr>
            <w:tcW w:type="dxa" w:w="5600"/>
            <w:shd w:fill="F2F7FC" w:color="auto" w:val="clear"/>
            <w:tcMar>
              <w:top w:type="dxa" w:w="45"/>
              <w:left w:type="dxa" w:w="95"/>
              <w:bottom w:type="dxa" w:w="45"/>
              <w:right w:type="dxa" w:w="95"/>
            </w:tcMar>
            <w:vAlign w:val="center"/>
          </w:tcPr>
          <w:p>
            <w:pPr>
              <w:pStyle w:val="TableCellText"/>
              <w:keepNext w:val="false"/>
              <w:jc w:val="left"/>
            </w:pPr>
            <w:r>
              <w:t xml:space="preserve">저수준 스트리밍 XML 파싱</w:t>
            </w:r>
          </w:p>
        </w:tc>
      </w:tr>
      <w:tr>
        <w:trPr>
          <w:cantSplit/>
        </w:trPr>
        <w:tc>
          <w:tcPr>
            <w:tcW w:type="dxa" w:w="2100"/>
            <w:shd w:fill="FFFFFF" w:color="auto" w:val="clear"/>
            <w:tcMar>
              <w:top w:type="dxa" w:w="45"/>
              <w:left w:type="dxa" w:w="95"/>
              <w:bottom w:type="dxa" w:w="45"/>
              <w:right w:type="dxa" w:w="95"/>
            </w:tcMar>
            <w:vAlign w:val="center"/>
          </w:tcPr>
          <w:p>
            <w:pPr>
              <w:pStyle w:val="TableCellMono"/>
              <w:keepNext w:val="false"/>
              <w:jc w:val="left"/>
            </w:pPr>
            <w:r>
              <w:t xml:space="preserve">zip</w:t>
            </w:r>
          </w:p>
        </w:tc>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0.6</w:t>
            </w:r>
          </w:p>
        </w:tc>
        <w:tc>
          <w:tcPr>
            <w:tcW w:type="dxa" w:w="5600"/>
            <w:shd w:fill="FFFFFF" w:color="auto" w:val="clear"/>
            <w:tcMar>
              <w:top w:type="dxa" w:w="45"/>
              <w:left w:type="dxa" w:w="95"/>
              <w:bottom w:type="dxa" w:w="45"/>
              <w:right w:type="dxa" w:w="95"/>
            </w:tcMar>
            <w:vAlign w:val="center"/>
          </w:tcPr>
          <w:p>
            <w:pPr>
              <w:pStyle w:val="TableCellText"/>
              <w:keepNext w:val="false"/>
              <w:jc w:val="left"/>
            </w:pPr>
            <w:r>
              <w:t xml:space="preserve">OOXML 패키지(ZIP) 해제</w:t>
            </w:r>
          </w:p>
        </w:tc>
      </w:tr>
      <w:tr>
        <w:trPr>
          <w:cantSplit/>
        </w:trPr>
        <w:tc>
          <w:tcPr>
            <w:tcW w:type="dxa" w:w="2100"/>
            <w:shd w:fill="F2F7FC" w:color="auto" w:val="clear"/>
            <w:tcMar>
              <w:top w:type="dxa" w:w="45"/>
              <w:left w:type="dxa" w:w="95"/>
              <w:bottom w:type="dxa" w:w="45"/>
              <w:right w:type="dxa" w:w="95"/>
            </w:tcMar>
            <w:vAlign w:val="center"/>
          </w:tcPr>
          <w:p>
            <w:pPr>
              <w:pStyle w:val="TableCellMono"/>
              <w:keepNext w:val="false"/>
              <w:jc w:val="left"/>
            </w:pPr>
            <w:r>
              <w:t xml:space="preserve">image</w:t>
            </w:r>
          </w:p>
        </w:tc>
        <w:tc>
          <w:tcPr>
            <w:tcW w:type="dxa" w:w="1300"/>
            <w:shd w:fill="F2F7FC" w:color="auto" w:val="clear"/>
            <w:tcMar>
              <w:top w:type="dxa" w:w="45"/>
              <w:left w:type="dxa" w:w="95"/>
              <w:bottom w:type="dxa" w:w="45"/>
              <w:right w:type="dxa" w:w="95"/>
            </w:tcMar>
            <w:vAlign w:val="center"/>
          </w:tcPr>
          <w:p>
            <w:pPr>
              <w:pStyle w:val="TableCellText"/>
              <w:keepNext w:val="false"/>
              <w:jc w:val="center"/>
            </w:pPr>
            <w:r>
              <w:t xml:space="preserve">0.25</w:t>
            </w:r>
          </w:p>
        </w:tc>
        <w:tc>
          <w:tcPr>
            <w:tcW w:type="dxa" w:w="5600"/>
            <w:shd w:fill="F2F7FC" w:color="auto" w:val="clear"/>
            <w:tcMar>
              <w:top w:type="dxa" w:w="45"/>
              <w:left w:type="dxa" w:w="95"/>
              <w:bottom w:type="dxa" w:w="45"/>
              <w:right w:type="dxa" w:w="95"/>
            </w:tcMar>
            <w:vAlign w:val="center"/>
          </w:tcPr>
          <w:p>
            <w:pPr>
              <w:pStyle w:val="TableCellText"/>
              <w:keepNext w:val="false"/>
              <w:jc w:val="left"/>
            </w:pPr>
            <w:r>
              <w:t xml:space="preserve">래스터 이미지 디코딩</w:t>
            </w:r>
          </w:p>
        </w:tc>
      </w:tr>
      <w:tr>
        <w:trPr>
          <w:cantSplit/>
        </w:trPr>
        <w:tc>
          <w:tcPr>
            <w:tcW w:type="dxa" w:w="2100"/>
            <w:shd w:fill="FFFFFF" w:color="auto" w:val="clear"/>
            <w:tcMar>
              <w:top w:type="dxa" w:w="45"/>
              <w:left w:type="dxa" w:w="95"/>
              <w:bottom w:type="dxa" w:w="45"/>
              <w:right w:type="dxa" w:w="95"/>
            </w:tcMar>
            <w:vAlign w:val="center"/>
          </w:tcPr>
          <w:p>
            <w:pPr>
              <w:pStyle w:val="TableCellMono"/>
              <w:keepNext w:val="false"/>
              <w:jc w:val="left"/>
            </w:pPr>
            <w:r>
              <w:t xml:space="preserve">comemo</w:t>
            </w:r>
          </w:p>
        </w:tc>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0.5</w:t>
            </w:r>
          </w:p>
        </w:tc>
        <w:tc>
          <w:tcPr>
            <w:tcW w:type="dxa" w:w="5600"/>
            <w:shd w:fill="FFFFFF" w:color="auto" w:val="clear"/>
            <w:tcMar>
              <w:top w:type="dxa" w:w="45"/>
              <w:left w:type="dxa" w:w="95"/>
              <w:bottom w:type="dxa" w:w="45"/>
              <w:right w:type="dxa" w:w="95"/>
            </w:tcMar>
            <w:vAlign w:val="center"/>
          </w:tcPr>
          <w:p>
            <w:pPr>
              <w:pStyle w:val="TableCellText"/>
              <w:keepNext w:val="false"/>
              <w:jc w:val="left"/>
            </w:pPr>
            <w:r>
              <w:t xml:space="preserve">Typst 증분 계산 메모이제이션</w:t>
            </w:r>
          </w:p>
        </w:tc>
      </w:tr>
      <w:tr>
        <w:trPr>
          <w:cantSplit/>
        </w:trPr>
        <w:tc>
          <w:tcPr>
            <w:tcW w:type="dxa" w:w="2100"/>
            <w:shd w:fill="F2F7FC" w:color="auto" w:val="clear"/>
            <w:tcMar>
              <w:top w:type="dxa" w:w="45"/>
              <w:left w:type="dxa" w:w="95"/>
              <w:bottom w:type="dxa" w:w="45"/>
              <w:right w:type="dxa" w:w="95"/>
            </w:tcMar>
            <w:vAlign w:val="center"/>
          </w:tcPr>
          <w:p>
            <w:pPr>
              <w:pStyle w:val="TableCellMono"/>
              <w:keepNext w:val="false"/>
              <w:jc w:val="left"/>
            </w:pPr>
            <w:r>
              <w:t xml:space="preserve">thiserror</w:t>
            </w:r>
          </w:p>
        </w:tc>
        <w:tc>
          <w:tcPr>
            <w:tcW w:type="dxa" w:w="1300"/>
            <w:shd w:fill="F2F7FC" w:color="auto" w:val="clear"/>
            <w:tcMar>
              <w:top w:type="dxa" w:w="45"/>
              <w:left w:type="dxa" w:w="95"/>
              <w:bottom w:type="dxa" w:w="45"/>
              <w:right w:type="dxa" w:w="95"/>
            </w:tcMar>
            <w:vAlign w:val="center"/>
          </w:tcPr>
          <w:p>
            <w:pPr>
              <w:pStyle w:val="TableCellText"/>
              <w:keepNext w:val="false"/>
              <w:jc w:val="center"/>
            </w:pPr>
            <w:r>
              <w:t xml:space="preserve">2</w:t>
            </w:r>
          </w:p>
        </w:tc>
        <w:tc>
          <w:tcPr>
            <w:tcW w:type="dxa" w:w="5600"/>
            <w:shd w:fill="F2F7FC" w:color="auto" w:val="clear"/>
            <w:tcMar>
              <w:top w:type="dxa" w:w="45"/>
              <w:left w:type="dxa" w:w="95"/>
              <w:bottom w:type="dxa" w:w="45"/>
              <w:right w:type="dxa" w:w="95"/>
            </w:tcMar>
            <w:vAlign w:val="center"/>
          </w:tcPr>
          <w:p>
            <w:pPr>
              <w:pStyle w:val="TableCellText"/>
              <w:keepNext w:val="false"/>
              <w:jc w:val="left"/>
            </w:pPr>
            <w:r>
              <w:t xml:space="preserve">오류 타입 파생</w:t>
            </w:r>
          </w:p>
        </w:tc>
      </w:tr>
      <w:tr>
        <w:trPr>
          <w:cantSplit/>
        </w:trPr>
        <w:tc>
          <w:tcPr>
            <w:tcW w:type="dxa" w:w="2100"/>
            <w:shd w:fill="FFFFFF" w:color="auto" w:val="clear"/>
            <w:tcMar>
              <w:top w:type="dxa" w:w="45"/>
              <w:left w:type="dxa" w:w="95"/>
              <w:bottom w:type="dxa" w:w="45"/>
              <w:right w:type="dxa" w:w="95"/>
            </w:tcMar>
            <w:vAlign w:val="center"/>
          </w:tcPr>
          <w:p>
            <w:pPr>
              <w:pStyle w:val="TableCellMono"/>
              <w:keepNext w:val="false"/>
              <w:jc w:val="left"/>
            </w:pPr>
            <w:r>
              <w:t xml:space="preserve">lopdf</w:t>
            </w:r>
          </w:p>
        </w:tc>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0.39</w:t>
            </w:r>
          </w:p>
        </w:tc>
        <w:tc>
          <w:tcPr>
            <w:tcW w:type="dxa" w:w="5600"/>
            <w:shd w:fill="FFFFFF" w:color="auto" w:val="clear"/>
            <w:tcMar>
              <w:top w:type="dxa" w:w="45"/>
              <w:left w:type="dxa" w:w="95"/>
              <w:bottom w:type="dxa" w:w="45"/>
              <w:right w:type="dxa" w:w="95"/>
            </w:tcMar>
            <w:vAlign w:val="center"/>
          </w:tcPr>
          <w:p>
            <w:pPr>
              <w:pStyle w:val="TableCellText"/>
              <w:keepNext w:val="false"/>
              <w:jc w:val="left"/>
            </w:pPr>
            <w:r>
              <w:t xml:space="preserve">PDF 병합·분할 (선택 기능 pdf-ops)</w:t>
            </w:r>
          </w:p>
        </w:tc>
      </w:tr>
    </w:tbl>
    <w:p>
      <w:pPr>
        <w:pStyle w:val="Callout"/>
      </w:pPr>
      <w:r>
        <w:rPr>
          <w:rStyle w:val="KeyTerm"/>
        </w:rPr>
        <w:t xml:space="preserve">의존성 패치 전략: </w:t>
      </w:r>
      <w:r>
        <w:t xml:space="preserve">상류 크레이트에 패닉 또는 파싱 실패가 발견되면 포크에서 수정한 뒤 </w:t>
      </w:r>
      <w:r>
        <w:rPr>
          <w:rStyle w:val="InlineCode"/>
        </w:rPr>
        <w:t xml:space="preserve">[patch.crates-io]</w:t>
      </w:r>
      <w:r>
        <w:t xml:space="preserve"> 항목으로 주입한다. 상류 병합을 기다리지 않고 견고성을 확보하면서, 패치 지점이 매니페스트 한 곳에 명시되어 추적이 쉽다.</w:t>
      </w:r>
    </w:p>
    <w:p>
      <w:pPr>
        <w:pStyle w:val="Heading1"/>
      </w:pPr>
      <w:bookmarkStart w:name="ch5" w:id="104"/>
      <w:r>
        <w:t xml:space="preserve">5. 중간 표현(IR) 설계</w:t>
      </w:r>
      <w:bookmarkEnd w:id="104"/>
    </w:p>
    <w:p>
      <w:r>
        <w:t xml:space="preserve">파서와 렌더러를 분리하는 접합면이 중간 표현이다. IR은 "OOXML의 세부 문법"과 "Typst의 조판 문법" 중 어느 쪽에도 종속되지 않도록 설계되어, 파서를 추가하거나 렌더 백엔드를 교체할 때 변경 파급을 억제한다.</w:t>
      </w:r>
    </w:p>
    <w:p>
      <w:pPr>
        <w:keepNext/>
        <w:spacing w:after="0" w:before="200"/>
        <w:jc w:val="center"/>
      </w:pPr>
      <w:r>
        <w:drawing>
          <wp:inline distT="0" distB="0" distL="0" distR="0">
            <wp:extent cx="42672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67200" cy="2200275"/>
                    </a:xfrm>
                    <a:prstGeom prst="rect">
                      <a:avLst/>
                    </a:prstGeom>
                  </pic:spPr>
                </pic:pic>
              </a:graphicData>
            </a:graphic>
          </wp:inline>
        </w:drawing>
      </w:r>
    </w:p>
    <w:p>
      <w:pPr>
        <w:pStyle w:val="Caption"/>
        <w:keepNext w:val="false"/>
      </w:pPr>
      <w:r>
        <w:rPr>
          <w:b/>
          <w:bCs/>
          <w:i w:val="false"/>
          <w:iCs w:val="false"/>
          <w:color w:val="1F3864"/>
        </w:rPr>
        <w:t xml:space="preserve">그림 </w:t>
      </w:r>
      <w:r>
        <w:fldChar w:fldCharType="begin" w:dirty="true"/>
        <w:instrText xml:space="preserve">SEQ Figure</w:instrText>
        <w:fldChar w:fldCharType="separate"/>
        <w:fldChar w:fldCharType="end"/>
      </w:r>
      <w:r>
        <w:t xml:space="preserve">  중간 표현 트리 구조와 형식별 페이지 변형</w:t>
      </w:r>
    </w:p>
    <w:p>
      <w:pPr>
        <w:pStyle w:val="Heading2"/>
      </w:pPr>
      <w:r>
        <w:t xml:space="preserve">5.1 최상위 모델</w:t>
      </w:r>
    </w:p>
    <w:p>
      <w:pPr>
        <w:pStyle w:val="Code"/>
        <w:keepNext/>
        <w:shd w:fill="1F3864" w:color="auto" w:val="clear"/>
      </w:pPr>
      <w:r>
        <w:rPr>
          <w:b/>
          <w:bCs/>
          <w:color w:val="FFFFFF"/>
          <w:sz w:val="15"/>
          <w:szCs w:val="15"/>
        </w:rPr>
        <w:t xml:space="preserve"> rust  —  ir/document.rs</w:t>
      </w:r>
    </w:p>
    <w:p>
      <w:pPr>
        <w:pStyle w:val="Code"/>
        <w:keepNext/>
        <w:keepLines/>
      </w:pPr>
      <w:r>
        <w:t xml:space="preserve">pub struct Document {</w:t>
      </w:r>
    </w:p>
    <w:p>
      <w:pPr>
        <w:pStyle w:val="Code"/>
        <w:keepNext/>
        <w:keepLines/>
      </w:pPr>
      <w:r>
        <w:t xml:space="preserve">    pub metadata: Metadata,   // docProps/core.xml (Dublin Core)</w:t>
      </w:r>
    </w:p>
    <w:p>
      <w:pPr>
        <w:pStyle w:val="Code"/>
        <w:keepNext/>
        <w:keepLines/>
      </w:pPr>
      <w:r>
        <w:t xml:space="preserve">    pub pages: Vec&lt;Page&gt;,     // 형식별 페이지 변형의 열거</w:t>
      </w:r>
    </w:p>
    <w:p>
      <w:pPr>
        <w:pStyle w:val="Code"/>
        <w:keepNext/>
        <w:keepLines/>
      </w:pPr>
      <w:r>
        <w:t xml:space="preserve">    pub styles: StyleSheet,   // 문서 수준 스타일 정의</w:t>
      </w:r>
    </w:p>
    <w:p>
      <w:pPr>
        <w:pStyle w:val="Code"/>
        <w:keepNext/>
        <w:keepLines/>
      </w:pPr>
      <w:r>
        <w:t xml:space="preserve">}</w:t>
      </w:r>
    </w:p>
    <w:p>
      <w:pPr>
        <w:pStyle w:val="Code"/>
        <w:keepNext/>
        <w:keepLines/>
      </w:pPr>
      <w:r>
        <w:t xml:space="preserve"> </w:t>
      </w:r>
    </w:p>
    <w:p>
      <w:pPr>
        <w:pStyle w:val="Code"/>
        <w:keepNext/>
        <w:keepLines/>
      </w:pPr>
      <w:r>
        <w:t xml:space="preserve">pub enum Page {</w:t>
      </w:r>
    </w:p>
    <w:p>
      <w:pPr>
        <w:pStyle w:val="Code"/>
        <w:keepNext/>
        <w:keepLines/>
      </w:pPr>
      <w:r>
        <w:t xml:space="preserve">    Flow(FlowPage),    // DOCX — 흐름형 텍스트 페이지</w:t>
      </w:r>
    </w:p>
    <w:p>
      <w:pPr>
        <w:pStyle w:val="Code"/>
        <w:keepNext/>
        <w:keepLines/>
      </w:pPr>
      <w:r>
        <w:t xml:space="preserve">    Fixed(FixedPage),  // PPTX — 고정 좌표 페이지</w:t>
      </w:r>
    </w:p>
    <w:p>
      <w:pPr>
        <w:pStyle w:val="Code"/>
        <w:keepNext/>
        <w:keepLines/>
      </w:pPr>
      <w:r>
        <w:t xml:space="preserve">    Sheet(SheetPage),  // XLSX — 스프레드시트 시트 페이지</w:t>
      </w:r>
    </w:p>
    <w:p>
      <w:pPr>
        <w:pStyle w:val="Code"/>
        <w:keepNext w:val="false"/>
        <w:keepLines/>
      </w:pPr>
      <w:r>
        <w:t xml:space="preserve">}</w:t>
      </w:r>
    </w:p>
    <w:p>
      <w:pPr>
        <w:spacing w:after="140" w:before="0"/>
      </w:pPr>
      <w:r>
        <w:rPr>
          <w:sz w:val="6"/>
          <w:szCs w:val="6"/>
        </w:rPr>
        <w:t xml:space="preserve"/>
      </w:r>
    </w:p>
    <w:p>
      <w:r>
        <w:t xml:space="preserve">세 형식의 레이아웃 모델은 근본적으로 다르다. DOCX는 텍스트가 흐르며 페이지가 자동 분할되고, PPTX는 모든 요소가 절대 좌표를 갖고, XLSX는 행·열 격자가 인쇄 영역에 따라 분할된다. IR은 이 차이를 </w:t>
      </w:r>
      <w:r>
        <w:rPr>
          <w:rStyle w:val="KeyTerm"/>
        </w:rPr>
        <w:t xml:space="preserve">하나의 열거형 변형</w:t>
      </w:r>
      <w:r>
        <w:t xml:space="preserve">으로 명시해, 렌더러가 잘못된 가정을 하지 못하게 만든다.</w:t>
      </w:r>
    </w:p>
    <w:p>
      <w:pPr>
        <w:pStyle w:val="Heading2"/>
      </w:pPr>
      <w:r>
        <w:t xml:space="preserve">5.2 페이지 변형별 필드</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페이지 변형별 고유 필드</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900"/>
        <w:gridCol w:w="3100"/>
        <w:gridCol w:w="5000"/>
      </w:tblGrid>
      <w:tr>
        <w:trPr>
          <w:cantSplit/>
          <w:tblHeader/>
        </w:trPr>
        <w:tc>
          <w:tcPr>
            <w:tcW w:type="dxa" w:w="900"/>
            <w:shd w:fill="1F3864" w:color="auto" w:val="clear"/>
            <w:tcMar>
              <w:top w:type="dxa" w:w="45"/>
              <w:left w:type="dxa" w:w="95"/>
              <w:bottom w:type="dxa" w:w="45"/>
              <w:right w:type="dxa" w:w="95"/>
            </w:tcMar>
            <w:vAlign w:val="center"/>
          </w:tcPr>
          <w:p>
            <w:pPr>
              <w:pStyle w:val="TableHead"/>
              <w:keepNext/>
            </w:pPr>
            <w:r>
              <w:t xml:space="preserve">변형</w:t>
            </w:r>
          </w:p>
        </w:tc>
        <w:tc>
          <w:tcPr>
            <w:tcW w:type="dxa" w:w="3100"/>
            <w:shd w:fill="1F3864" w:color="auto" w:val="clear"/>
            <w:tcMar>
              <w:top w:type="dxa" w:w="45"/>
              <w:left w:type="dxa" w:w="95"/>
              <w:bottom w:type="dxa" w:w="45"/>
              <w:right w:type="dxa" w:w="95"/>
            </w:tcMar>
            <w:vAlign w:val="center"/>
          </w:tcPr>
          <w:p>
            <w:pPr>
              <w:pStyle w:val="TableHead"/>
              <w:keepNext/>
            </w:pPr>
            <w:r>
              <w:t xml:space="preserve">고유 필드</w:t>
            </w:r>
          </w:p>
        </w:tc>
        <w:tc>
          <w:tcPr>
            <w:tcW w:type="dxa" w:w="5000"/>
            <w:shd w:fill="1F3864" w:color="auto" w:val="clear"/>
            <w:tcMar>
              <w:top w:type="dxa" w:w="45"/>
              <w:left w:type="dxa" w:w="95"/>
              <w:bottom w:type="dxa" w:w="45"/>
              <w:right w:type="dxa" w:w="95"/>
            </w:tcMar>
            <w:vAlign w:val="center"/>
          </w:tcPr>
          <w:p>
            <w:pPr>
              <w:pStyle w:val="TableHead"/>
              <w:keepNext/>
            </w:pPr>
            <w:r>
              <w:t xml:space="preserve">의미</w:t>
            </w:r>
          </w:p>
        </w:tc>
      </w:tr>
      <w:tr>
        <w:trPr>
          <w:cantSplit/>
        </w:trPr>
        <w:tc>
          <w:tcPr>
            <w:tcW w:type="dxa" w:w="900"/>
            <w:shd w:fill="F2F7FC" w:color="auto" w:val="clear"/>
            <w:tcMar>
              <w:top w:type="dxa" w:w="45"/>
              <w:left w:type="dxa" w:w="95"/>
              <w:bottom w:type="dxa" w:w="45"/>
              <w:right w:type="dxa" w:w="95"/>
            </w:tcMar>
            <w:vAlign w:val="center"/>
          </w:tcPr>
          <w:p>
            <w:pPr>
              <w:pStyle w:val="TableCellText"/>
              <w:keepNext/>
              <w:jc w:val="center"/>
            </w:pPr>
            <w:r>
              <w:t xml:space="preserve">Flow</w:t>
            </w:r>
          </w:p>
        </w:tc>
        <w:tc>
          <w:tcPr>
            <w:tcW w:type="dxa" w:w="3100"/>
            <w:shd w:fill="F2F7FC" w:color="auto" w:val="clear"/>
            <w:tcMar>
              <w:top w:type="dxa" w:w="45"/>
              <w:left w:type="dxa" w:w="95"/>
              <w:bottom w:type="dxa" w:w="45"/>
              <w:right w:type="dxa" w:w="95"/>
            </w:tcMar>
            <w:vAlign w:val="center"/>
          </w:tcPr>
          <w:p>
            <w:pPr>
              <w:pStyle w:val="TableCellText"/>
              <w:keepNext/>
              <w:jc w:val="left"/>
            </w:pPr>
            <w:r>
              <w:rPr>
                <w:rStyle w:val="InlineCode"/>
              </w:rPr>
              <w:t xml:space="preserve">content: Vec&lt;Block&gt;</w:t>
            </w:r>
          </w:p>
        </w:tc>
        <w:tc>
          <w:tcPr>
            <w:tcW w:type="dxa" w:w="5000"/>
            <w:shd w:fill="F2F7FC" w:color="auto" w:val="clear"/>
            <w:tcMar>
              <w:top w:type="dxa" w:w="45"/>
              <w:left w:type="dxa" w:w="95"/>
              <w:bottom w:type="dxa" w:w="45"/>
              <w:right w:type="dxa" w:w="95"/>
            </w:tcMar>
            <w:vAlign w:val="center"/>
          </w:tcPr>
          <w:p>
            <w:pPr>
              <w:pStyle w:val="TableCellText"/>
              <w:keepNext/>
              <w:jc w:val="left"/>
            </w:pPr>
            <w:r>
              <w:t xml:space="preserve">블록 단위 흐름 콘텐츠</w:t>
            </w:r>
          </w:p>
        </w:tc>
      </w:tr>
      <w:tr>
        <w:trPr>
          <w:cantSplit/>
        </w:trPr>
        <w:tc>
          <w:tcPr>
            <w:tcW w:type="dxa" w:w="900"/>
            <w:shd w:fill="FFFFFF" w:color="auto" w:val="clear"/>
            <w:tcMar>
              <w:top w:type="dxa" w:w="45"/>
              <w:left w:type="dxa" w:w="95"/>
              <w:bottom w:type="dxa" w:w="45"/>
              <w:right w:type="dxa" w:w="95"/>
            </w:tcMar>
            <w:vAlign w:val="center"/>
          </w:tcPr>
          <w:p>
            <w:pPr>
              <w:pStyle w:val="TableCellText"/>
              <w:keepNext/>
              <w:jc w:val="center"/>
            </w:pPr>
            <w:r>
              <w:t xml:space="preserve">Flow</w:t>
            </w:r>
          </w:p>
        </w:tc>
        <w:tc>
          <w:tcPr>
            <w:tcW w:type="dxa" w:w="3100"/>
            <w:shd w:fill="FFFFFF" w:color="auto" w:val="clear"/>
            <w:tcMar>
              <w:top w:type="dxa" w:w="45"/>
              <w:left w:type="dxa" w:w="95"/>
              <w:bottom w:type="dxa" w:w="45"/>
              <w:right w:type="dxa" w:w="95"/>
            </w:tcMar>
            <w:vAlign w:val="center"/>
          </w:tcPr>
          <w:p>
            <w:pPr>
              <w:pStyle w:val="TableCellText"/>
              <w:keepNext/>
              <w:jc w:val="left"/>
            </w:pPr>
            <w:r>
              <w:rPr>
                <w:rStyle w:val="InlineCode"/>
              </w:rPr>
              <w:t xml:space="preserve">columns: Option&lt;ColumnLayout&gt;</w:t>
            </w:r>
          </w:p>
        </w:tc>
        <w:tc>
          <w:tcPr>
            <w:tcW w:type="dxa" w:w="5000"/>
            <w:shd w:fill="FFFFFF" w:color="auto" w:val="clear"/>
            <w:tcMar>
              <w:top w:type="dxa" w:w="45"/>
              <w:left w:type="dxa" w:w="95"/>
              <w:bottom w:type="dxa" w:w="45"/>
              <w:right w:type="dxa" w:w="95"/>
            </w:tcMar>
            <w:vAlign w:val="center"/>
          </w:tcPr>
          <w:p>
            <w:pPr>
              <w:pStyle w:val="TableCellText"/>
              <w:keepNext/>
              <w:jc w:val="left"/>
            </w:pPr>
            <w:r>
              <w:t xml:space="preserve">다단 구성(단 수, 간격, 단별 너비)</w:t>
            </w:r>
          </w:p>
        </w:tc>
      </w:tr>
      <w:tr>
        <w:trPr>
          <w:cantSplit/>
        </w:trPr>
        <w:tc>
          <w:tcPr>
            <w:tcW w:type="dxa" w:w="900"/>
            <w:shd w:fill="F2F7FC" w:color="auto" w:val="clear"/>
            <w:tcMar>
              <w:top w:type="dxa" w:w="45"/>
              <w:left w:type="dxa" w:w="95"/>
              <w:bottom w:type="dxa" w:w="45"/>
              <w:right w:type="dxa" w:w="95"/>
            </w:tcMar>
            <w:vAlign w:val="center"/>
          </w:tcPr>
          <w:p>
            <w:pPr>
              <w:pStyle w:val="TableCellText"/>
              <w:keepNext/>
              <w:jc w:val="center"/>
            </w:pPr>
            <w:r>
              <w:t xml:space="preserve">Flow</w:t>
            </w:r>
          </w:p>
        </w:tc>
        <w:tc>
          <w:tcPr>
            <w:tcW w:type="dxa" w:w="3100"/>
            <w:shd w:fill="F2F7FC" w:color="auto" w:val="clear"/>
            <w:tcMar>
              <w:top w:type="dxa" w:w="45"/>
              <w:left w:type="dxa" w:w="95"/>
              <w:bottom w:type="dxa" w:w="45"/>
              <w:right w:type="dxa" w:w="95"/>
            </w:tcMar>
            <w:vAlign w:val="center"/>
          </w:tcPr>
          <w:p>
            <w:pPr>
              <w:pStyle w:val="TableCellText"/>
              <w:keepNext/>
              <w:jc w:val="left"/>
            </w:pPr>
            <w:r>
              <w:rPr>
                <w:rStyle w:val="InlineCode"/>
              </w:rPr>
              <w:t xml:space="preserve">line_grid_pitch</w:t>
            </w:r>
          </w:p>
        </w:tc>
        <w:tc>
          <w:tcPr>
            <w:tcW w:type="dxa" w:w="5000"/>
            <w:shd w:fill="F2F7FC" w:color="auto" w:val="clear"/>
            <w:tcMar>
              <w:top w:type="dxa" w:w="45"/>
              <w:left w:type="dxa" w:w="95"/>
              <w:bottom w:type="dxa" w:w="45"/>
              <w:right w:type="dxa" w:w="95"/>
            </w:tcMar>
            <w:vAlign w:val="center"/>
          </w:tcPr>
          <w:p>
            <w:pPr>
              <w:pStyle w:val="TableCellText"/>
              <w:keepNext/>
              <w:jc w:val="left"/>
            </w:pPr>
            <w:r>
              <w:t xml:space="preserve">동아시아판 Word의 문서 격자 행 간격</w:t>
            </w:r>
          </w:p>
        </w:tc>
      </w:tr>
      <w:tr>
        <w:trPr>
          <w:cantSplit/>
        </w:trPr>
        <w:tc>
          <w:tcPr>
            <w:tcW w:type="dxa" w:w="900"/>
            <w:shd w:fill="FFFFFF" w:color="auto" w:val="clear"/>
            <w:tcMar>
              <w:top w:type="dxa" w:w="45"/>
              <w:left w:type="dxa" w:w="95"/>
              <w:bottom w:type="dxa" w:w="45"/>
              <w:right w:type="dxa" w:w="95"/>
            </w:tcMar>
            <w:vAlign w:val="center"/>
          </w:tcPr>
          <w:p>
            <w:pPr>
              <w:pStyle w:val="TableCellText"/>
              <w:keepNext/>
              <w:jc w:val="center"/>
            </w:pPr>
            <w:r>
              <w:t xml:space="preserve">Flow</w:t>
            </w:r>
          </w:p>
        </w:tc>
        <w:tc>
          <w:tcPr>
            <w:tcW w:type="dxa" w:w="3100"/>
            <w:shd w:fill="FFFFFF" w:color="auto" w:val="clear"/>
            <w:tcMar>
              <w:top w:type="dxa" w:w="45"/>
              <w:left w:type="dxa" w:w="95"/>
              <w:bottom w:type="dxa" w:w="45"/>
              <w:right w:type="dxa" w:w="95"/>
            </w:tcMar>
            <w:vAlign w:val="center"/>
          </w:tcPr>
          <w:p>
            <w:pPr>
              <w:pStyle w:val="TableCellText"/>
              <w:keepNext/>
              <w:jc w:val="left"/>
            </w:pPr>
            <w:r>
              <w:rPr>
                <w:rStyle w:val="InlineCode"/>
              </w:rPr>
              <w:t xml:space="preserve">line_grid_snaps_lines</w:t>
            </w:r>
          </w:p>
        </w:tc>
        <w:tc>
          <w:tcPr>
            <w:tcW w:type="dxa" w:w="5000"/>
            <w:shd w:fill="FFFFFF" w:color="auto" w:val="clear"/>
            <w:tcMar>
              <w:top w:type="dxa" w:w="45"/>
              <w:left w:type="dxa" w:w="95"/>
              <w:bottom w:type="dxa" w:w="45"/>
              <w:right w:type="dxa" w:w="95"/>
            </w:tcMar>
            <w:vAlign w:val="center"/>
          </w:tcPr>
          <w:p>
            <w:pPr>
              <w:pStyle w:val="TableCellText"/>
              <w:keepNext/>
              <w:jc w:val="left"/>
            </w:pPr>
            <w:r>
              <w:t xml:space="preserve">격자에 본문 행을 실제로 맞출지 여부</w:t>
            </w:r>
          </w:p>
        </w:tc>
      </w:tr>
      <w:tr>
        <w:trPr>
          <w:cantSplit/>
        </w:trPr>
        <w:tc>
          <w:tcPr>
            <w:tcW w:type="dxa" w:w="900"/>
            <w:shd w:fill="F2F7FC" w:color="auto" w:val="clear"/>
            <w:tcMar>
              <w:top w:type="dxa" w:w="45"/>
              <w:left w:type="dxa" w:w="95"/>
              <w:bottom w:type="dxa" w:w="45"/>
              <w:right w:type="dxa" w:w="95"/>
            </w:tcMar>
            <w:vAlign w:val="center"/>
          </w:tcPr>
          <w:p>
            <w:pPr>
              <w:pStyle w:val="TableCellText"/>
              <w:keepNext/>
              <w:jc w:val="center"/>
            </w:pPr>
            <w:r>
              <w:t xml:space="preserve">Fixed</w:t>
            </w:r>
          </w:p>
        </w:tc>
        <w:tc>
          <w:tcPr>
            <w:tcW w:type="dxa" w:w="3100"/>
            <w:shd w:fill="F2F7FC" w:color="auto" w:val="clear"/>
            <w:tcMar>
              <w:top w:type="dxa" w:w="45"/>
              <w:left w:type="dxa" w:w="95"/>
              <w:bottom w:type="dxa" w:w="45"/>
              <w:right w:type="dxa" w:w="95"/>
            </w:tcMar>
            <w:vAlign w:val="center"/>
          </w:tcPr>
          <w:p>
            <w:pPr>
              <w:pStyle w:val="TableCellText"/>
              <w:keepNext/>
              <w:jc w:val="left"/>
            </w:pPr>
            <w:r>
              <w:rPr>
                <w:rStyle w:val="InlineCode"/>
              </w:rPr>
              <w:t xml:space="preserve">elements: Vec&lt;FixedElement&gt;</w:t>
            </w:r>
          </w:p>
        </w:tc>
        <w:tc>
          <w:tcPr>
            <w:tcW w:type="dxa" w:w="5000"/>
            <w:shd w:fill="F2F7FC" w:color="auto" w:val="clear"/>
            <w:tcMar>
              <w:top w:type="dxa" w:w="45"/>
              <w:left w:type="dxa" w:w="95"/>
              <w:bottom w:type="dxa" w:w="45"/>
              <w:right w:type="dxa" w:w="95"/>
            </w:tcMar>
            <w:vAlign w:val="center"/>
          </w:tcPr>
          <w:p>
            <w:pPr>
              <w:pStyle w:val="TableCellText"/>
              <w:keepNext/>
              <w:jc w:val="left"/>
            </w:pPr>
            <w:r>
              <w:t xml:space="preserve">좌표·크기를 가진 요소 목록</w:t>
            </w:r>
          </w:p>
        </w:tc>
      </w:tr>
      <w:tr>
        <w:trPr>
          <w:cantSplit/>
        </w:trPr>
        <w:tc>
          <w:tcPr>
            <w:tcW w:type="dxa" w:w="900"/>
            <w:shd w:fill="FFFFFF" w:color="auto" w:val="clear"/>
            <w:tcMar>
              <w:top w:type="dxa" w:w="45"/>
              <w:left w:type="dxa" w:w="95"/>
              <w:bottom w:type="dxa" w:w="45"/>
              <w:right w:type="dxa" w:w="95"/>
            </w:tcMar>
            <w:vAlign w:val="center"/>
          </w:tcPr>
          <w:p>
            <w:pPr>
              <w:pStyle w:val="TableCellText"/>
              <w:keepNext/>
              <w:jc w:val="center"/>
            </w:pPr>
            <w:r>
              <w:t xml:space="preserve">Fixed</w:t>
            </w:r>
          </w:p>
        </w:tc>
        <w:tc>
          <w:tcPr>
            <w:tcW w:type="dxa" w:w="3100"/>
            <w:shd w:fill="FFFFFF" w:color="auto" w:val="clear"/>
            <w:tcMar>
              <w:top w:type="dxa" w:w="45"/>
              <w:left w:type="dxa" w:w="95"/>
              <w:bottom w:type="dxa" w:w="45"/>
              <w:right w:type="dxa" w:w="95"/>
            </w:tcMar>
            <w:vAlign w:val="center"/>
          </w:tcPr>
          <w:p>
            <w:pPr>
              <w:pStyle w:val="TableCellText"/>
              <w:keepNext/>
              <w:jc w:val="left"/>
            </w:pPr>
            <w:r>
              <w:rPr>
                <w:rStyle w:val="InlineCode"/>
              </w:rPr>
              <w:t xml:space="preserve">background_gradient</w:t>
            </w:r>
          </w:p>
        </w:tc>
        <w:tc>
          <w:tcPr>
            <w:tcW w:type="dxa" w:w="5000"/>
            <w:shd w:fill="FFFFFF" w:color="auto" w:val="clear"/>
            <w:tcMar>
              <w:top w:type="dxa" w:w="45"/>
              <w:left w:type="dxa" w:w="95"/>
              <w:bottom w:type="dxa" w:w="45"/>
              <w:right w:type="dxa" w:w="95"/>
            </w:tcMar>
            <w:vAlign w:val="center"/>
          </w:tcPr>
          <w:p>
            <w:pPr>
              <w:pStyle w:val="TableCellText"/>
              <w:keepNext/>
              <w:jc w:val="left"/>
            </w:pPr>
            <w:r>
              <w:t xml:space="preserve">그라디언트 배경(단색 배경보다 우선)</w:t>
            </w:r>
          </w:p>
        </w:tc>
      </w:tr>
      <w:tr>
        <w:trPr>
          <w:cantSplit/>
        </w:trPr>
        <w:tc>
          <w:tcPr>
            <w:tcW w:type="dxa" w:w="900"/>
            <w:shd w:fill="F2F7FC" w:color="auto" w:val="clear"/>
            <w:tcMar>
              <w:top w:type="dxa" w:w="45"/>
              <w:left w:type="dxa" w:w="95"/>
              <w:bottom w:type="dxa" w:w="45"/>
              <w:right w:type="dxa" w:w="95"/>
            </w:tcMar>
            <w:vAlign w:val="center"/>
          </w:tcPr>
          <w:p>
            <w:pPr>
              <w:pStyle w:val="TableCellText"/>
              <w:keepNext/>
              <w:jc w:val="center"/>
            </w:pPr>
            <w:r>
              <w:t xml:space="preserve">Sheet</w:t>
            </w:r>
          </w:p>
        </w:tc>
        <w:tc>
          <w:tcPr>
            <w:tcW w:type="dxa" w:w="3100"/>
            <w:shd w:fill="F2F7FC" w:color="auto" w:val="clear"/>
            <w:tcMar>
              <w:top w:type="dxa" w:w="45"/>
              <w:left w:type="dxa" w:w="95"/>
              <w:bottom w:type="dxa" w:w="45"/>
              <w:right w:type="dxa" w:w="95"/>
            </w:tcMar>
            <w:vAlign w:val="center"/>
          </w:tcPr>
          <w:p>
            <w:pPr>
              <w:pStyle w:val="TableCellText"/>
              <w:keepNext/>
              <w:jc w:val="left"/>
            </w:pPr>
            <w:r>
              <w:rPr>
                <w:rStyle w:val="InlineCode"/>
              </w:rPr>
              <w:t xml:space="preserve">table: Table</w:t>
            </w:r>
          </w:p>
        </w:tc>
        <w:tc>
          <w:tcPr>
            <w:tcW w:type="dxa" w:w="5000"/>
            <w:shd w:fill="F2F7FC" w:color="auto" w:val="clear"/>
            <w:tcMar>
              <w:top w:type="dxa" w:w="45"/>
              <w:left w:type="dxa" w:w="95"/>
              <w:bottom w:type="dxa" w:w="45"/>
              <w:right w:type="dxa" w:w="95"/>
            </w:tcMar>
            <w:vAlign w:val="center"/>
          </w:tcPr>
          <w:p>
            <w:pPr>
              <w:pStyle w:val="TableCellText"/>
              <w:keepNext/>
              <w:jc w:val="left"/>
            </w:pPr>
            <w:r>
              <w:t xml:space="preserve">시트 본체 격자</w:t>
            </w:r>
          </w:p>
        </w:tc>
      </w:tr>
      <w:tr>
        <w:trPr>
          <w:cantSplit/>
        </w:trPr>
        <w:tc>
          <w:tcPr>
            <w:tcW w:type="dxa" w:w="900"/>
            <w:shd w:fill="FFFFFF" w:color="auto" w:val="clear"/>
            <w:tcMar>
              <w:top w:type="dxa" w:w="45"/>
              <w:left w:type="dxa" w:w="95"/>
              <w:bottom w:type="dxa" w:w="45"/>
              <w:right w:type="dxa" w:w="95"/>
            </w:tcMar>
            <w:vAlign w:val="center"/>
          </w:tcPr>
          <w:p>
            <w:pPr>
              <w:pStyle w:val="TableCellText"/>
              <w:keepNext w:val="false"/>
              <w:jc w:val="center"/>
            </w:pPr>
            <w:r>
              <w:t xml:space="preserve">Sheet</w:t>
            </w:r>
          </w:p>
        </w:tc>
        <w:tc>
          <w:tcPr>
            <w:tcW w:type="dxa" w:w="3100"/>
            <w:shd w:fill="FFFFFF" w:color="auto" w:val="clear"/>
            <w:tcMar>
              <w:top w:type="dxa" w:w="45"/>
              <w:left w:type="dxa" w:w="95"/>
              <w:bottom w:type="dxa" w:w="45"/>
              <w:right w:type="dxa" w:w="95"/>
            </w:tcMar>
            <w:vAlign w:val="center"/>
          </w:tcPr>
          <w:p>
            <w:pPr>
              <w:pStyle w:val="TableCellText"/>
              <w:keepNext w:val="false"/>
              <w:jc w:val="left"/>
            </w:pPr>
            <w:r>
              <w:rPr>
                <w:rStyle w:val="InlineCode"/>
              </w:rPr>
              <w:t xml:space="preserve">charts / images / text_boxes</w:t>
            </w:r>
          </w:p>
        </w:tc>
        <w:tc>
          <w:tcPr>
            <w:tcW w:type="dxa" w:w="5000"/>
            <w:shd w:fill="FFFFFF" w:color="auto" w:val="clear"/>
            <w:tcMar>
              <w:top w:type="dxa" w:w="45"/>
              <w:left w:type="dxa" w:w="95"/>
              <w:bottom w:type="dxa" w:w="45"/>
              <w:right w:type="dxa" w:w="95"/>
            </w:tcMar>
            <w:vAlign w:val="center"/>
          </w:tcPr>
          <w:p>
            <w:pPr>
              <w:pStyle w:val="TableCellText"/>
              <w:keepNext w:val="false"/>
              <w:jc w:val="left"/>
            </w:pPr>
            <w:r>
              <w:t xml:space="preserve">시트에 앵커된 도해·그림·텍스트 상자</w:t>
            </w:r>
          </w:p>
        </w:tc>
      </w:tr>
    </w:tbl>
    <w:p>
      <w:r>
        <w:t xml:space="preserve">특히 </w:t>
      </w:r>
      <w:r>
        <w:rPr>
          <w:rStyle w:val="InlineCode"/>
        </w:rPr>
        <w:t xml:space="preserve">line_grid_pitch</w:t>
      </w:r>
      <w:r>
        <w:t xml:space="preserve">와 </w:t>
      </w:r>
      <w:r>
        <w:rPr>
          <w:rStyle w:val="InlineCode"/>
        </w:rPr>
        <w:t xml:space="preserve">line_grid_snaps_lines</w:t>
      </w:r>
      <w:r>
        <w:t xml:space="preserve">는 실제 사용자 제보에서 비롯된 필드다. </w:t>
      </w:r>
      <w:r>
        <w:rPr>
          <w:rStyle w:val="InlineCode"/>
        </w:rPr>
        <w:t xml:space="preserve">w:docGrid</w:t>
      </w:r>
      <w:r>
        <w:t xml:space="preserve"> 요소의 단순한 존재 여부가 문서가 동아시아판 Word에서 작성되었음을 시사하며, 이는 기본 탭 간격 결정에 영향을 준다. 반면 격자 유형이 </w:t>
      </w:r>
      <w:r>
        <w:rPr>
          <w:rStyle w:val="InlineCode"/>
        </w:rPr>
        <w:t xml:space="preserve">default</w:t>
      </w:r>
      <w:r>
        <w:t xml:space="preserve">인 경우 Word는 선언된 간격을 레이아웃에 반영하지 않는다. 두 사실을 서로 다른 필드로 분리해 둔 이유가 여기에 있다.</w:t>
      </w:r>
      <w:r>
        <w:rPr>
          <w:rStyle w:val="FootnoteReference"/>
        </w:rPr>
        <w:footnoteReference w:id="3"/>
      </w:r>
    </w:p>
    <w:p>
      <w:pPr>
        <w:pStyle w:val="Heading2"/>
      </w:pPr>
      <w:r>
        <w:t xml:space="preserve">5.3 고정 요소의 종류</w:t>
      </w:r>
    </w:p>
    <w:p>
      <w:pPr>
        <w:pStyle w:val="Code"/>
        <w:keepNext/>
        <w:shd w:fill="1F3864" w:color="auto" w:val="clear"/>
      </w:pPr>
      <w:r>
        <w:rPr>
          <w:b/>
          <w:bCs/>
          <w:color w:val="FFFFFF"/>
          <w:sz w:val="15"/>
          <w:szCs w:val="15"/>
        </w:rPr>
        <w:t xml:space="preserve"> rust  —  ir/document.rs</w:t>
      </w:r>
    </w:p>
    <w:p>
      <w:pPr>
        <w:pStyle w:val="Code"/>
        <w:keepNext/>
        <w:keepLines/>
      </w:pPr>
      <w:r>
        <w:t xml:space="preserve">pub enum FixedElementKind {</w:t>
      </w:r>
    </w:p>
    <w:p>
      <w:pPr>
        <w:pStyle w:val="Code"/>
        <w:keepNext/>
        <w:keepLines/>
      </w:pPr>
      <w:r>
        <w:t xml:space="preserve">    TextBox(TextBoxData),</w:t>
      </w:r>
    </w:p>
    <w:p>
      <w:pPr>
        <w:pStyle w:val="Code"/>
        <w:keepNext/>
        <w:keepLines/>
      </w:pPr>
      <w:r>
        <w:t xml:space="preserve">    Image(ImageData),</w:t>
      </w:r>
    </w:p>
    <w:p>
      <w:pPr>
        <w:pStyle w:val="Code"/>
        <w:keepNext/>
        <w:keepLines/>
      </w:pPr>
      <w:r>
        <w:t xml:space="preserve">    Shape(Shape),</w:t>
      </w:r>
    </w:p>
    <w:p>
      <w:pPr>
        <w:pStyle w:val="Code"/>
        <w:keepNext/>
        <w:keepLines/>
      </w:pPr>
      <w:r>
        <w:t xml:space="preserve">    Table(Table),</w:t>
      </w:r>
    </w:p>
    <w:p>
      <w:pPr>
        <w:pStyle w:val="Code"/>
        <w:keepNext/>
        <w:keepLines/>
      </w:pPr>
      <w:r>
        <w:t xml:space="preserve">    SmartArt(SmartArt),</w:t>
      </w:r>
    </w:p>
    <w:p>
      <w:pPr>
        <w:pStyle w:val="Code"/>
        <w:keepNext/>
        <w:keepLines/>
      </w:pPr>
      <w:r>
        <w:t xml:space="preserve">    Chart(Chart),</w:t>
      </w:r>
    </w:p>
    <w:p>
      <w:pPr>
        <w:pStyle w:val="Code"/>
        <w:keepNext w:val="false"/>
        <w:keepLines/>
      </w:pPr>
      <w:r>
        <w:t xml:space="preserve">}</w:t>
      </w:r>
    </w:p>
    <w:p>
      <w:pPr>
        <w:spacing w:after="140" w:before="0"/>
      </w:pPr>
      <w:r>
        <w:rPr>
          <w:sz w:val="6"/>
          <w:szCs w:val="6"/>
        </w:rPr>
        <w:t xml:space="preserve"/>
      </w:r>
    </w:p>
    <w:p>
      <w:r>
        <w:t xml:space="preserve">좌표와 크기 접근은 </w:t>
      </w:r>
      <w:r>
        <w:rPr>
          <w:rStyle w:val="InlineCode"/>
        </w:rPr>
        <w:t xml:space="preserve">Positioned</w:t>
      </w:r>
      <w:r>
        <w:t xml:space="preserve"> 트레이트로 통일된다. </w:t>
      </w:r>
      <w:r>
        <w:rPr>
          <w:rStyle w:val="InlineCode"/>
        </w:rPr>
        <w:t xml:space="preserve">FixedElement</w:t>
      </w:r>
      <w:r>
        <w:t xml:space="preserve">, </w:t>
      </w:r>
      <w:r>
        <w:rPr>
          <w:rStyle w:val="InlineCode"/>
        </w:rPr>
        <w:t xml:space="preserve">FloatingImage</w:t>
      </w:r>
      <w:r>
        <w:t xml:space="preserve">, </w:t>
      </w:r>
      <w:r>
        <w:rPr>
          <w:rStyle w:val="InlineCode"/>
        </w:rPr>
        <w:t xml:space="preserve">FloatingTextBox</w:t>
      </w:r>
      <w:r>
        <w:t xml:space="preserve"> 세 타입이 이 트레이트를 구현하므로, 겹침 판정이나 정렬 로직을 타입마다 중복 작성하지 않는다.</w:t>
      </w:r>
    </w:p>
    <w:p>
      <w:pPr>
        <w:pStyle w:val="Heading2"/>
      </w:pPr>
      <w:r>
        <w:t xml:space="preserve">5.4 메타데이터 보존</w:t>
      </w:r>
    </w:p>
    <w:p>
      <w:r>
        <w:t xml:space="preserve">IR의 </w:t>
      </w:r>
      <w:r>
        <w:rPr>
          <w:rStyle w:val="InlineCode"/>
        </w:rPr>
        <w:t xml:space="preserve">Metadata</w:t>
      </w:r>
      <w:r>
        <w:t xml:space="preserve">는 OOXML의 </w:t>
      </w:r>
      <w:r>
        <w:rPr>
          <w:rStyle w:val="InlineCode"/>
        </w:rPr>
        <w:t xml:space="preserve">docProps/core.xml</w:t>
      </w:r>
      <w:r>
        <w:t xml:space="preserve">에 담긴 Dublin Core 항목(제목, 작성자, 주제, 설명, 생성·수정 일시)을 보존한다. 이 값들은 PDF 문서 정보 딕셔너리로 전달되어, 변환 후에도 검색·색인 체계가 원본 서지 정보를 활용할 수 있다.</w:t>
      </w:r>
    </w:p>
    <w:p>
      <w:pPr>
        <w:pStyle w:val="Heading1"/>
      </w:pPr>
      <w:bookmarkStart w:name="ch6" w:id="105"/>
      <w:r>
        <w:t xml:space="preserve">6. 파서 계층</w:t>
      </w:r>
      <w:bookmarkEnd w:id="105"/>
    </w:p>
    <w:p>
      <w:r>
        <w:t xml:space="preserve">파서 계층은 저장소에서 가장 큰 비중을 차지한다. 구현 코드 약 23,000줄이 이 계층에 집중되어 있으며, 이는 OOXML 명세의 표면적이 그만큼 넓다는 사실을 반영한다.</w:t>
      </w:r>
    </w:p>
    <w:p>
      <w:pPr>
        <w:pStyle w:val="Heading2"/>
      </w:pPr>
      <w:r>
        <w:t xml:space="preserve">6.1 공통 인터페이스</w:t>
      </w:r>
    </w:p>
    <w:p>
      <w:pPr>
        <w:pStyle w:val="Code"/>
        <w:keepNext/>
        <w:shd w:fill="1F3864" w:color="auto" w:val="clear"/>
      </w:pPr>
      <w:r>
        <w:rPr>
          <w:b/>
          <w:bCs/>
          <w:color w:val="FFFFFF"/>
          <w:sz w:val="15"/>
          <w:szCs w:val="15"/>
        </w:rPr>
        <w:t xml:space="preserve"> rust  —  parser/mod.rs</w:t>
      </w:r>
    </w:p>
    <w:p>
      <w:pPr>
        <w:pStyle w:val="Code"/>
        <w:keepNext/>
        <w:keepLines/>
      </w:pPr>
      <w:r>
        <w:t xml:space="preserve">pub trait Parser {</w:t>
      </w:r>
    </w:p>
    <w:p>
      <w:pPr>
        <w:pStyle w:val="Code"/>
        <w:keepNext/>
        <w:keepLines/>
      </w:pPr>
      <w:r>
        <w:t xml:space="preserve">    fn parse(</w:t>
      </w:r>
    </w:p>
    <w:p>
      <w:pPr>
        <w:pStyle w:val="Code"/>
        <w:keepNext/>
        <w:keepLines/>
      </w:pPr>
      <w:r>
        <w:t xml:space="preserve">        &amp;self,</w:t>
      </w:r>
    </w:p>
    <w:p>
      <w:pPr>
        <w:pStyle w:val="Code"/>
        <w:keepNext/>
        <w:keepLines/>
      </w:pPr>
      <w:r>
        <w:t xml:space="preserve">        data: &amp;[u8],</w:t>
      </w:r>
    </w:p>
    <w:p>
      <w:pPr>
        <w:pStyle w:val="Code"/>
        <w:keepNext/>
        <w:keepLines/>
      </w:pPr>
      <w:r>
        <w:t xml:space="preserve">        options: &amp;ConvertOptions,</w:t>
      </w:r>
    </w:p>
    <w:p>
      <w:pPr>
        <w:pStyle w:val="Code"/>
        <w:keepNext/>
        <w:keepLines/>
      </w:pPr>
      <w:r>
        <w:t xml:space="preserve">    ) -&gt; Result&lt;(Document, Vec&lt;ConvertWarning&gt;), ConvertError&gt;;</w:t>
      </w:r>
    </w:p>
    <w:p>
      <w:pPr>
        <w:pStyle w:val="Code"/>
        <w:keepNext w:val="false"/>
        <w:keepLines/>
      </w:pPr>
      <w:r>
        <w:t xml:space="preserve">}</w:t>
      </w:r>
    </w:p>
    <w:p>
      <w:pPr>
        <w:spacing w:after="140" w:before="0"/>
      </w:pPr>
      <w:r>
        <w:rPr>
          <w:sz w:val="6"/>
          <w:szCs w:val="6"/>
        </w:rPr>
        <w:t xml:space="preserve"/>
      </w:r>
    </w:p>
    <w:p>
      <w:r>
        <w:t xml:space="preserve">반환 타입이 </w:t>
      </w:r>
      <w:r>
        <w:rPr>
          <w:rStyle w:val="InlineCode"/>
        </w:rPr>
        <w:t xml:space="preserve">Document</w:t>
      </w:r>
      <w:r>
        <w:t xml:space="preserve"> 단독이 아니라 </w:t>
      </w:r>
      <w:r>
        <w:rPr>
          <w:rStyle w:val="InlineCode"/>
        </w:rPr>
        <w:t xml:space="preserve">(Document, Vec&lt;ConvertWarning&gt;)</w:t>
      </w:r>
      <w:r>
        <w:t xml:space="preserve"> 튜플인 점이 중요하다. 파싱은 </w:t>
      </w:r>
      <w:r>
        <w:rPr>
          <w:rStyle w:val="KeyTerm"/>
        </w:rPr>
        <w:t xml:space="preserve">성공 또는 실패의 이진 결과가 아니라</w:t>
      </w:r>
      <w:r>
        <w:t xml:space="preserve"> "어느 정도 온전하게 성공했는가"의 스펙트럼이며, 이 설계가 손실 정보를 호출자에게 전달하는 통로를 만든다.</w:t>
      </w:r>
    </w:p>
    <w:p>
      <w:pPr>
        <w:pStyle w:val="Heading2"/>
      </w:pPr>
      <w:r>
        <w:t xml:space="preserve">6.2 DOCX 파서 구성</w:t>
      </w:r>
    </w:p>
    <w:p>
      <w:r>
        <w:t xml:space="preserve">DOCX 파서는 관심사별로 다수의 컨텍스트 모듈로 분해되어 있다.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DOCX 파서 모듈 구성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3300"/>
        <w:gridCol w:w="5700"/>
      </w:tblGrid>
      <w:tr>
        <w:trPr>
          <w:cantSplit/>
          <w:tblHeader/>
        </w:trPr>
        <w:tc>
          <w:tcPr>
            <w:tcW w:type="dxa" w:w="3300"/>
            <w:shd w:fill="1F3864" w:color="auto" w:val="clear"/>
            <w:tcMar>
              <w:top w:type="dxa" w:w="45"/>
              <w:left w:type="dxa" w:w="95"/>
              <w:bottom w:type="dxa" w:w="45"/>
              <w:right w:type="dxa" w:w="95"/>
            </w:tcMar>
            <w:vAlign w:val="center"/>
          </w:tcPr>
          <w:p>
            <w:pPr>
              <w:pStyle w:val="TableHead"/>
              <w:keepNext w:val="false"/>
            </w:pPr>
            <w:r>
              <w:t xml:space="preserve">모듈</w:t>
            </w:r>
          </w:p>
        </w:tc>
        <w:tc>
          <w:tcPr>
            <w:tcW w:type="dxa" w:w="5700"/>
            <w:shd w:fill="1F3864" w:color="auto" w:val="clear"/>
            <w:tcMar>
              <w:top w:type="dxa" w:w="45"/>
              <w:left w:type="dxa" w:w="95"/>
              <w:bottom w:type="dxa" w:w="45"/>
              <w:right w:type="dxa" w:w="95"/>
            </w:tcMar>
            <w:vAlign w:val="center"/>
          </w:tcPr>
          <w:p>
            <w:pPr>
              <w:pStyle w:val="TableHead"/>
              <w:keepNext w:val="false"/>
            </w:pPr>
            <w:r>
              <w:t xml:space="preserve">담당 영역</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파서 진입점 및 전체 조율</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docx_text.rs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런(run) 단위 인라인 서식 해석</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docx_tables.rs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표 구조, 셀 병합, 격자 계산</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docx_context_table_style.rs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표 스타일 상속과 조건부 서식(첫 행·띠 행 등)</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docx_context_table_header.rs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머리글 행 반복 처리</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docx_lists.rs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번호매김 정의와 중첩 목록 수준 해석</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docx_sections.rs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절(section) 속성, 페이지 설정, 머리글·바닥글</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docx_context_columns.rs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다단 구성</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docx_context_shape.rs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도형 기하와 서식 (최대 규모 모듈)</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docx_context_drawing.rs / docx_context_vml.rs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DrawingML 및 레거시 VML 도형</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docx_context_wrap.rs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부동 개체의 텍스트 배치(wrapping)</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docx_context_notes.rs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각주·미주</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docx_context_math.rs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OMML 수식 진입</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docx_context_bidi.rs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양방향 텍스트(RTL) 처리</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docx_context_small_caps.rs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작은 대문자 변환</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docx_context_paragraph_shading.rs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문단 음영</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docx_media.rs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이미지 등 미디어 파트 추출</w:t>
            </w:r>
          </w:p>
        </w:tc>
      </w:tr>
      <w:tr>
        <w:trPr>
          <w:cantSplit/>
        </w:trPr>
        <w:tc>
          <w:tcPr>
            <w:tcW w:type="dxa" w:w="3300"/>
            <w:shd w:fill="FFFFFF" w:color="auto" w:val="clear"/>
            <w:tcMar>
              <w:top w:type="dxa" w:w="45"/>
              <w:left w:type="dxa" w:w="95"/>
              <w:bottom w:type="dxa" w:w="45"/>
              <w:right w:type="dxa" w:w="95"/>
            </w:tcMar>
            <w:vAlign w:val="center"/>
          </w:tcPr>
          <w:p>
            <w:pPr>
              <w:pStyle w:val="TableCellMono"/>
              <w:keepNext w:val="false"/>
              <w:jc w:val="left"/>
            </w:pPr>
            <w:r>
              <w:t xml:space="preserve">docx_styles.rs</w:t>
            </w:r>
          </w:p>
        </w:tc>
        <w:tc>
          <w:tcPr>
            <w:tcW w:type="dxa" w:w="5700"/>
            <w:shd w:fill="FFFFFF" w:color="auto" w:val="clear"/>
            <w:tcMar>
              <w:top w:type="dxa" w:w="45"/>
              <w:left w:type="dxa" w:w="95"/>
              <w:bottom w:type="dxa" w:w="45"/>
              <w:right w:type="dxa" w:w="95"/>
            </w:tcMar>
            <w:vAlign w:val="center"/>
          </w:tcPr>
          <w:p>
            <w:pPr>
              <w:pStyle w:val="TableCellText"/>
              <w:keepNext w:val="false"/>
              <w:jc w:val="left"/>
            </w:pPr>
            <w:r>
              <w:t xml:space="preserve">스타일 정의와 상속 해석</w:t>
            </w:r>
          </w:p>
        </w:tc>
      </w:tr>
    </w:tbl>
    <w:p>
      <w:pPr>
        <w:pStyle w:val="Heading2"/>
      </w:pPr>
      <w:r>
        <w:t xml:space="preserve">6.3 PPTX 파서 구성</w:t>
      </w:r>
    </w:p>
    <w:p>
      <w:r>
        <w:t xml:space="preserve">PPTX는 슬라이드 마스터 → 레이아웃 → 슬라이드로 이어지는 3단 상속 구조를 갖는다. 파서는 이 상속 사슬을 해석해 실제 표시 값을 확정한다.</w:t>
      </w:r>
    </w:p>
    <w:p>
      <w:pPr>
        <w:pStyle w:val="ListParagraph"/>
        <w:numPr>
          <w:ilvl w:val="0"/>
          <w:numId w:val="7"/>
        </w:numPr>
      </w:pPr>
      <w:r>
        <w:rPr>
          <w:rStyle w:val="InlineCode"/>
        </w:rPr>
        <w:t xml:space="preserve">pptx_package.rs</w:t>
      </w:r>
      <w:r>
        <w:t xml:space="preserve"> — 패키지 관계(relationship) 그래프 해석</w:t>
      </w:r>
    </w:p>
    <w:p>
      <w:pPr>
        <w:pStyle w:val="ListParagraph"/>
        <w:numPr>
          <w:ilvl w:val="0"/>
          <w:numId w:val="7"/>
        </w:numPr>
      </w:pPr>
      <w:r>
        <w:rPr>
          <w:rStyle w:val="InlineCode"/>
        </w:rPr>
        <w:t xml:space="preserve">pptx_slides.rs</w:t>
      </w:r>
      <w:r>
        <w:t xml:space="preserve"> — 슬라이드 본문 해석. 저장소 최대 규모 단일 모듈</w:t>
      </w:r>
    </w:p>
    <w:p>
      <w:pPr>
        <w:pStyle w:val="ListParagraph"/>
        <w:numPr>
          <w:ilvl w:val="0"/>
          <w:numId w:val="7"/>
        </w:numPr>
      </w:pPr>
      <w:r>
        <w:rPr>
          <w:rStyle w:val="InlineCode"/>
        </w:rPr>
        <w:t xml:space="preserve">pptx_theme.rs</w:t>
      </w:r>
      <w:r>
        <w:t xml:space="preserve"> — 테마 색상표·글꼴 구성·서식 스킴 해석</w:t>
      </w:r>
    </w:p>
    <w:p>
      <w:pPr>
        <w:pStyle w:val="ListParagraph"/>
        <w:numPr>
          <w:ilvl w:val="0"/>
          <w:numId w:val="7"/>
        </w:numPr>
      </w:pPr>
      <w:r>
        <w:rPr>
          <w:rStyle w:val="InlineCode"/>
        </w:rPr>
        <w:t xml:space="preserve">pptx_placeholders.rs</w:t>
      </w:r>
      <w:r>
        <w:t xml:space="preserve"> — 자리 표시자 상속과 기하 계산</w:t>
      </w:r>
    </w:p>
    <w:p>
      <w:pPr>
        <w:pStyle w:val="ListParagraph"/>
        <w:numPr>
          <w:ilvl w:val="0"/>
          <w:numId w:val="7"/>
        </w:numPr>
      </w:pPr>
      <w:r>
        <w:rPr>
          <w:rStyle w:val="InlineCode"/>
        </w:rPr>
        <w:t xml:space="preserve">pptx_shapes.rs</w:t>
      </w:r>
      <w:r>
        <w:t xml:space="preserve"> — 프리셋 도형, 그룹 도형, 연결선</w:t>
      </w:r>
    </w:p>
    <w:p>
      <w:pPr>
        <w:pStyle w:val="ListParagraph"/>
        <w:numPr>
          <w:ilvl w:val="0"/>
          <w:numId w:val="7"/>
        </w:numPr>
      </w:pPr>
      <w:r>
        <w:rPr>
          <w:rStyle w:val="InlineCode"/>
        </w:rPr>
        <w:t xml:space="preserve">pptx_tables.rs / pptx_table_styles.rs</w:t>
      </w:r>
      <w:r>
        <w:t xml:space="preserve"> — 표 구조 및 테마 기반 표 스타일</w:t>
      </w:r>
    </w:p>
    <w:p>
      <w:pPr>
        <w:pStyle w:val="ListParagraph"/>
        <w:numPr>
          <w:ilvl w:val="0"/>
          <w:numId w:val="7"/>
        </w:numPr>
      </w:pPr>
      <w:r>
        <w:rPr>
          <w:rStyle w:val="InlineCode"/>
        </w:rPr>
        <w:t xml:space="preserve">pptx_text.rs</w:t>
      </w:r>
      <w:r>
        <w:t xml:space="preserve"> — 텍스트 본문 속성, 자동 맞춤, 단락 서식</w:t>
      </w:r>
    </w:p>
    <w:p>
      <w:pPr>
        <w:pStyle w:val="ListParagraph"/>
        <w:numPr>
          <w:ilvl w:val="0"/>
          <w:numId w:val="7"/>
        </w:numPr>
      </w:pPr>
      <w:r>
        <w:rPr>
          <w:rStyle w:val="InlineCode"/>
        </w:rPr>
        <w:t xml:space="preserve">pptx_emf.rs</w:t>
      </w:r>
      <w:r>
        <w:t xml:space="preserve"> — EMF 벡터 이미지 해석</w:t>
      </w:r>
    </w:p>
    <w:p>
      <w:pPr>
        <w:pStyle w:val="Heading2"/>
      </w:pPr>
      <w:r>
        <w:t xml:space="preserve">6.4 XLSX 파서 구성</w:t>
      </w:r>
    </w:p>
    <w:p>
      <w:r>
        <w:t xml:space="preserve">XLSX 파서는 셀 값·서식 해석에 더해, 인쇄 조판 개념인 페이지 분할을 직접 계산해야 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XLSX 파서 모듈 구성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3300"/>
        <w:gridCol w:w="5700"/>
      </w:tblGrid>
      <w:tr>
        <w:trPr>
          <w:cantSplit/>
          <w:tblHeader/>
        </w:trPr>
        <w:tc>
          <w:tcPr>
            <w:tcW w:type="dxa" w:w="3300"/>
            <w:shd w:fill="1F3864" w:color="auto" w:val="clear"/>
            <w:tcMar>
              <w:top w:type="dxa" w:w="45"/>
              <w:left w:type="dxa" w:w="95"/>
              <w:bottom w:type="dxa" w:w="45"/>
              <w:right w:type="dxa" w:w="95"/>
            </w:tcMar>
            <w:vAlign w:val="center"/>
          </w:tcPr>
          <w:p>
            <w:pPr>
              <w:pStyle w:val="TableHead"/>
              <w:keepNext/>
            </w:pPr>
            <w:r>
              <w:t xml:space="preserve">모듈</w:t>
            </w:r>
          </w:p>
        </w:tc>
        <w:tc>
          <w:tcPr>
            <w:tcW w:type="dxa" w:w="5700"/>
            <w:shd w:fill="1F3864" w:color="auto" w:val="clear"/>
            <w:tcMar>
              <w:top w:type="dxa" w:w="45"/>
              <w:left w:type="dxa" w:w="95"/>
              <w:bottom w:type="dxa" w:w="45"/>
              <w:right w:type="dxa" w:w="95"/>
            </w:tcMar>
            <w:vAlign w:val="center"/>
          </w:tcPr>
          <w:p>
            <w:pPr>
              <w:pStyle w:val="TableHead"/>
              <w:keepNext/>
            </w:pPr>
            <w:r>
              <w:t xml:space="preserve">담당 영역</w:t>
            </w:r>
          </w:p>
        </w:tc>
      </w:tr>
      <w:tr>
        <w:trPr>
          <w:cantSplit/>
        </w:trPr>
        <w:tc>
          <w:tcPr>
            <w:tcW w:type="dxa" w:w="3300"/>
            <w:shd w:fill="F2F7FC" w:color="auto" w:val="clear"/>
            <w:tcMar>
              <w:top w:type="dxa" w:w="45"/>
              <w:left w:type="dxa" w:w="95"/>
              <w:bottom w:type="dxa" w:w="45"/>
              <w:right w:type="dxa" w:w="95"/>
            </w:tcMar>
            <w:vAlign w:val="center"/>
          </w:tcPr>
          <w:p>
            <w:pPr>
              <w:pStyle w:val="TableCellMono"/>
              <w:keepNext/>
              <w:jc w:val="left"/>
            </w:pPr>
            <w:r>
              <w:t xml:space="preserve">xlsx.rs</w:t>
            </w:r>
          </w:p>
        </w:tc>
        <w:tc>
          <w:tcPr>
            <w:tcW w:type="dxa" w:w="5700"/>
            <w:shd w:fill="F2F7FC" w:color="auto" w:val="clear"/>
            <w:tcMar>
              <w:top w:type="dxa" w:w="45"/>
              <w:left w:type="dxa" w:w="95"/>
              <w:bottom w:type="dxa" w:w="45"/>
              <w:right w:type="dxa" w:w="95"/>
            </w:tcMar>
            <w:vAlign w:val="center"/>
          </w:tcPr>
          <w:p>
            <w:pPr>
              <w:pStyle w:val="TableCellText"/>
              <w:keepNext/>
              <w:jc w:val="left"/>
            </w:pPr>
            <w:r>
              <w:t xml:space="preserve">통합 문서 진입점, 시트 필터 적용</w:t>
            </w:r>
          </w:p>
        </w:tc>
      </w:tr>
      <w:tr>
        <w:trPr>
          <w:cantSplit/>
        </w:trPr>
        <w:tc>
          <w:tcPr>
            <w:tcW w:type="dxa" w:w="3300"/>
            <w:shd w:fill="FFFFFF" w:color="auto" w:val="clear"/>
            <w:tcMar>
              <w:top w:type="dxa" w:w="45"/>
              <w:left w:type="dxa" w:w="95"/>
              <w:bottom w:type="dxa" w:w="45"/>
              <w:right w:type="dxa" w:w="95"/>
            </w:tcMar>
            <w:vAlign w:val="center"/>
          </w:tcPr>
          <w:p>
            <w:pPr>
              <w:pStyle w:val="TableCellMono"/>
              <w:keepNext/>
              <w:jc w:val="left"/>
            </w:pPr>
            <w:r>
              <w:t xml:space="preserve">xlsx_cells.rs</w:t>
            </w:r>
          </w:p>
        </w:tc>
        <w:tc>
          <w:tcPr>
            <w:tcW w:type="dxa" w:w="5700"/>
            <w:shd w:fill="FFFFFF" w:color="auto" w:val="clear"/>
            <w:tcMar>
              <w:top w:type="dxa" w:w="45"/>
              <w:left w:type="dxa" w:w="95"/>
              <w:bottom w:type="dxa" w:w="45"/>
              <w:right w:type="dxa" w:w="95"/>
            </w:tcMar>
            <w:vAlign w:val="center"/>
          </w:tcPr>
          <w:p>
            <w:pPr>
              <w:pStyle w:val="TableCellText"/>
              <w:keepNext/>
              <w:jc w:val="left"/>
            </w:pPr>
            <w:r>
              <w:t xml:space="preserve">셀 값 타입, 표시 형식(number format) 적용</w:t>
            </w:r>
          </w:p>
        </w:tc>
      </w:tr>
      <w:tr>
        <w:trPr>
          <w:cantSplit/>
        </w:trPr>
        <w:tc>
          <w:tcPr>
            <w:tcW w:type="dxa" w:w="3300"/>
            <w:shd w:fill="F2F7FC" w:color="auto" w:val="clear"/>
            <w:tcMar>
              <w:top w:type="dxa" w:w="45"/>
              <w:left w:type="dxa" w:w="95"/>
              <w:bottom w:type="dxa" w:w="45"/>
              <w:right w:type="dxa" w:w="95"/>
            </w:tcMar>
            <w:vAlign w:val="center"/>
          </w:tcPr>
          <w:p>
            <w:pPr>
              <w:pStyle w:val="TableCellMono"/>
              <w:keepNext/>
              <w:jc w:val="left"/>
            </w:pPr>
            <w:r>
              <w:t xml:space="preserve">xlsx_style.rs</w:t>
            </w:r>
          </w:p>
        </w:tc>
        <w:tc>
          <w:tcPr>
            <w:tcW w:type="dxa" w:w="5700"/>
            <w:shd w:fill="F2F7FC" w:color="auto" w:val="clear"/>
            <w:tcMar>
              <w:top w:type="dxa" w:w="45"/>
              <w:left w:type="dxa" w:w="95"/>
              <w:bottom w:type="dxa" w:w="45"/>
              <w:right w:type="dxa" w:w="95"/>
            </w:tcMar>
            <w:vAlign w:val="center"/>
          </w:tcPr>
          <w:p>
            <w:pPr>
              <w:pStyle w:val="TableCellText"/>
              <w:keepNext/>
              <w:jc w:val="left"/>
            </w:pPr>
            <w:r>
              <w:t xml:space="preserve">글꼴·테두리·채우기·정렬</w:t>
            </w:r>
          </w:p>
        </w:tc>
      </w:tr>
      <w:tr>
        <w:trPr>
          <w:cantSplit/>
        </w:trPr>
        <w:tc>
          <w:tcPr>
            <w:tcW w:type="dxa" w:w="3300"/>
            <w:shd w:fill="FFFFFF" w:color="auto" w:val="clear"/>
            <w:tcMar>
              <w:top w:type="dxa" w:w="45"/>
              <w:left w:type="dxa" w:w="95"/>
              <w:bottom w:type="dxa" w:w="45"/>
              <w:right w:type="dxa" w:w="95"/>
            </w:tcMar>
            <w:vAlign w:val="center"/>
          </w:tcPr>
          <w:p>
            <w:pPr>
              <w:pStyle w:val="TableCellMono"/>
              <w:keepNext/>
              <w:jc w:val="left"/>
            </w:pPr>
            <w:r>
              <w:t xml:space="preserve">xlsx_cond_fmt_raw.rs / cond_fmt.rs</w:t>
            </w:r>
          </w:p>
        </w:tc>
        <w:tc>
          <w:tcPr>
            <w:tcW w:type="dxa" w:w="5700"/>
            <w:shd w:fill="FFFFFF" w:color="auto" w:val="clear"/>
            <w:tcMar>
              <w:top w:type="dxa" w:w="45"/>
              <w:left w:type="dxa" w:w="95"/>
              <w:bottom w:type="dxa" w:w="45"/>
              <w:right w:type="dxa" w:w="95"/>
            </w:tcMar>
            <w:vAlign w:val="center"/>
          </w:tcPr>
          <w:p>
            <w:pPr>
              <w:pStyle w:val="TableCellText"/>
              <w:keepNext/>
              <w:jc w:val="left"/>
            </w:pPr>
            <w:r>
              <w:t xml:space="preserve">조건부 서식 규칙, 데이터 막대, 아이콘 집합</w:t>
            </w:r>
          </w:p>
        </w:tc>
      </w:tr>
      <w:tr>
        <w:trPr>
          <w:cantSplit/>
        </w:trPr>
        <w:tc>
          <w:tcPr>
            <w:tcW w:type="dxa" w:w="3300"/>
            <w:shd w:fill="F2F7FC" w:color="auto" w:val="clear"/>
            <w:tcMar>
              <w:top w:type="dxa" w:w="45"/>
              <w:left w:type="dxa" w:w="95"/>
              <w:bottom w:type="dxa" w:w="45"/>
              <w:right w:type="dxa" w:w="95"/>
            </w:tcMar>
            <w:vAlign w:val="center"/>
          </w:tcPr>
          <w:p>
            <w:pPr>
              <w:pStyle w:val="TableCellMono"/>
              <w:keepNext/>
              <w:jc w:val="left"/>
            </w:pPr>
            <w:r>
              <w:t xml:space="preserve">xlsx_pagination.rs</w:t>
            </w:r>
          </w:p>
        </w:tc>
        <w:tc>
          <w:tcPr>
            <w:tcW w:type="dxa" w:w="5700"/>
            <w:shd w:fill="F2F7FC" w:color="auto" w:val="clear"/>
            <w:tcMar>
              <w:top w:type="dxa" w:w="45"/>
              <w:left w:type="dxa" w:w="95"/>
              <w:bottom w:type="dxa" w:w="45"/>
              <w:right w:type="dxa" w:w="95"/>
            </w:tcMar>
            <w:vAlign w:val="center"/>
          </w:tcPr>
          <w:p>
            <w:pPr>
              <w:pStyle w:val="TableCellText"/>
              <w:keepNext/>
              <w:jc w:val="left"/>
            </w:pPr>
            <w:r>
              <w:t xml:space="preserve">인쇄 영역과 페이지 분할 계산</w:t>
            </w:r>
          </w:p>
        </w:tc>
      </w:tr>
      <w:tr>
        <w:trPr>
          <w:cantSplit/>
        </w:trPr>
        <w:tc>
          <w:tcPr>
            <w:tcW w:type="dxa" w:w="3300"/>
            <w:shd w:fill="FFFFFF" w:color="auto" w:val="clear"/>
            <w:tcMar>
              <w:top w:type="dxa" w:w="45"/>
              <w:left w:type="dxa" w:w="95"/>
              <w:bottom w:type="dxa" w:w="45"/>
              <w:right w:type="dxa" w:w="95"/>
            </w:tcMar>
            <w:vAlign w:val="center"/>
          </w:tcPr>
          <w:p>
            <w:pPr>
              <w:pStyle w:val="TableCellMono"/>
              <w:keepNext/>
              <w:jc w:val="left"/>
            </w:pPr>
            <w:r>
              <w:t xml:space="preserve">xlsx_drawing.rs</w:t>
            </w:r>
          </w:p>
        </w:tc>
        <w:tc>
          <w:tcPr>
            <w:tcW w:type="dxa" w:w="5700"/>
            <w:shd w:fill="FFFFFF" w:color="auto" w:val="clear"/>
            <w:tcMar>
              <w:top w:type="dxa" w:w="45"/>
              <w:left w:type="dxa" w:w="95"/>
              <w:bottom w:type="dxa" w:w="45"/>
              <w:right w:type="dxa" w:w="95"/>
            </w:tcMar>
            <w:vAlign w:val="center"/>
          </w:tcPr>
          <w:p>
            <w:pPr>
              <w:pStyle w:val="TableCellText"/>
              <w:keepNext/>
              <w:jc w:val="left"/>
            </w:pPr>
            <w:r>
              <w:t xml:space="preserve">시트 앵커 도형·이미지·텍스트 상자</w:t>
            </w:r>
          </w:p>
        </w:tc>
      </w:tr>
      <w:tr>
        <w:trPr>
          <w:cantSplit/>
        </w:trPr>
        <w:tc>
          <w:tcPr>
            <w:tcW w:type="dxa" w:w="3300"/>
            <w:shd w:fill="F2F7FC" w:color="auto" w:val="clear"/>
            <w:tcMar>
              <w:top w:type="dxa" w:w="45"/>
              <w:left w:type="dxa" w:w="95"/>
              <w:bottom w:type="dxa" w:w="45"/>
              <w:right w:type="dxa" w:w="95"/>
            </w:tcMar>
            <w:vAlign w:val="center"/>
          </w:tcPr>
          <w:p>
            <w:pPr>
              <w:pStyle w:val="TableCellMono"/>
              <w:keepNext w:val="false"/>
              <w:jc w:val="left"/>
            </w:pPr>
            <w:r>
              <w:t xml:space="preserve">xlsx_hf.rs</w:t>
            </w:r>
          </w:p>
        </w:tc>
        <w:tc>
          <w:tcPr>
            <w:tcW w:type="dxa" w:w="5700"/>
            <w:shd w:fill="F2F7FC" w:color="auto" w:val="clear"/>
            <w:tcMar>
              <w:top w:type="dxa" w:w="45"/>
              <w:left w:type="dxa" w:w="95"/>
              <w:bottom w:type="dxa" w:w="45"/>
              <w:right w:type="dxa" w:w="95"/>
            </w:tcMar>
            <w:vAlign w:val="center"/>
          </w:tcPr>
          <w:p>
            <w:pPr>
              <w:pStyle w:val="TableCellText"/>
              <w:keepNext w:val="false"/>
              <w:jc w:val="left"/>
            </w:pPr>
            <w:r>
              <w:t xml:space="preserve">시트 머리글·바닥글 코드 해석</w:t>
            </w:r>
          </w:p>
        </w:tc>
      </w:tr>
    </w:tbl>
    <w:p>
      <w:r>
        <w:t xml:space="preserve">시트 도해의 배치에서는 흥미로운 세부가 있다. 시트에 앵커된 그림과 텍스트 상자는 </w:t>
      </w:r>
      <w:r>
        <w:rPr>
          <w:rStyle w:val="InlineCode"/>
        </w:rPr>
        <w:t xml:space="preserve">anchor_row</w:t>
      </w:r>
      <w:r>
        <w:t xml:space="preserve">를 갖지만, 이 값은 </w:t>
      </w:r>
      <w:r>
        <w:rPr>
          <w:rStyle w:val="KeyTerm"/>
        </w:rPr>
        <w:t xml:space="preserve">결정론적 정렬 순서를 위한 것</w:t>
      </w:r>
      <w:r>
        <w:t xml:space="preserve">일 뿐이고 실제 배치는 </w:t>
      </w:r>
      <w:r>
        <w:rPr>
          <w:rStyle w:val="InlineCode"/>
        </w:rPr>
        <w:t xml:space="preserve">x_offset_pt</w:t>
      </w:r>
      <w:r>
        <w:t xml:space="preserve">·</w:t>
      </w:r>
      <w:r>
        <w:rPr>
          <w:rStyle w:val="InlineCode"/>
        </w:rPr>
        <w:t xml:space="preserve">y_offset_pt</w:t>
      </w:r>
      <w:r>
        <w:t xml:space="preserve"> 절대 좌표를 사용한다. Excel이 도해를 행 사이에 끼워 넣는 것이 아니라 격자 위에 겹쳐 그린다는 사실을 정확히 반영한 결정이다.</w:t>
      </w:r>
      <w:r>
        <w:rPr>
          <w:rStyle w:val="FootnoteReference"/>
        </w:rPr>
        <w:footnoteReference w:id="4"/>
      </w:r>
    </w:p>
    <w:p>
      <w:pPr>
        <w:pStyle w:val="Heading2"/>
      </w:pPr>
      <w:r>
        <w:t xml:space="preserve">6.5 공통 보조 모듈</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형식 공통 보조 모듈</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400"/>
        <w:gridCol w:w="6600"/>
      </w:tblGrid>
      <w:tr>
        <w:trPr>
          <w:cantSplit/>
          <w:tblHeader/>
        </w:trPr>
        <w:tc>
          <w:tcPr>
            <w:tcW w:type="dxa" w:w="2400"/>
            <w:shd w:fill="1F3864" w:color="auto" w:val="clear"/>
            <w:tcMar>
              <w:top w:type="dxa" w:w="45"/>
              <w:left w:type="dxa" w:w="95"/>
              <w:bottom w:type="dxa" w:w="45"/>
              <w:right w:type="dxa" w:w="95"/>
            </w:tcMar>
            <w:vAlign w:val="center"/>
          </w:tcPr>
          <w:p>
            <w:pPr>
              <w:pStyle w:val="TableHead"/>
              <w:keepNext w:val="false"/>
            </w:pPr>
            <w:r>
              <w:t xml:space="preserve">모듈</w:t>
            </w:r>
          </w:p>
        </w:tc>
        <w:tc>
          <w:tcPr>
            <w:tcW w:type="dxa" w:w="6600"/>
            <w:shd w:fill="1F3864" w:color="auto" w:val="clear"/>
            <w:tcMar>
              <w:top w:type="dxa" w:w="45"/>
              <w:left w:type="dxa" w:w="95"/>
              <w:bottom w:type="dxa" w:w="45"/>
              <w:right w:type="dxa" w:w="95"/>
            </w:tcMar>
            <w:vAlign w:val="center"/>
          </w:tcPr>
          <w:p>
            <w:pPr>
              <w:pStyle w:val="TableHead"/>
              <w:keepNext w:val="false"/>
            </w:pPr>
            <w:r>
              <w:t xml:space="preserve">역할</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drawingml.rs</w:t>
            </w:r>
          </w:p>
        </w:tc>
        <w:tc>
          <w:tcPr>
            <w:tcW w:type="dxa" w:w="6600"/>
            <w:shd w:fill="F2F7FC" w:color="auto" w:val="clear"/>
            <w:tcMar>
              <w:top w:type="dxa" w:w="45"/>
              <w:left w:type="dxa" w:w="95"/>
              <w:bottom w:type="dxa" w:w="45"/>
              <w:right w:type="dxa" w:w="95"/>
            </w:tcMar>
            <w:vAlign w:val="center"/>
          </w:tcPr>
          <w:p>
            <w:pPr>
              <w:pStyle w:val="TableCellText"/>
              <w:keepNext w:val="false"/>
              <w:jc w:val="left"/>
            </w:pPr>
            <w:r>
              <w:t xml:space="preserve">형식 공통 DrawingML 기하·채우기·선 속성</w:t>
            </w:r>
          </w:p>
        </w:tc>
      </w:tr>
      <w:tr>
        <w:trPr>
          <w:cantSplit/>
        </w:trPr>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omml.rs</w:t>
            </w:r>
          </w:p>
        </w:tc>
        <w:tc>
          <w:tcPr>
            <w:tcW w:type="dxa" w:w="6600"/>
            <w:shd w:fill="FFFFFF" w:color="auto" w:val="clear"/>
            <w:tcMar>
              <w:top w:type="dxa" w:w="45"/>
              <w:left w:type="dxa" w:w="95"/>
              <w:bottom w:type="dxa" w:w="45"/>
              <w:right w:type="dxa" w:w="95"/>
            </w:tcMar>
            <w:vAlign w:val="center"/>
          </w:tcPr>
          <w:p>
            <w:pPr>
              <w:pStyle w:val="TableCellText"/>
              <w:keepNext w:val="false"/>
              <w:jc w:val="left"/>
            </w:pPr>
            <w:r>
              <w:t xml:space="preserve">Office Math Markup Language 수식 트리</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smartart.rs</w:t>
            </w:r>
          </w:p>
        </w:tc>
        <w:tc>
          <w:tcPr>
            <w:tcW w:type="dxa" w:w="6600"/>
            <w:shd w:fill="F2F7FC" w:color="auto" w:val="clear"/>
            <w:tcMar>
              <w:top w:type="dxa" w:w="45"/>
              <w:left w:type="dxa" w:w="95"/>
              <w:bottom w:type="dxa" w:w="45"/>
              <w:right w:type="dxa" w:w="95"/>
            </w:tcMar>
            <w:vAlign w:val="center"/>
          </w:tcPr>
          <w:p>
            <w:pPr>
              <w:pStyle w:val="TableCellText"/>
              <w:keepNext w:val="false"/>
              <w:jc w:val="left"/>
            </w:pPr>
            <w:r>
              <w:t xml:space="preserve">SmartArt 다이어그램 데이터 모델</w:t>
            </w:r>
          </w:p>
        </w:tc>
      </w:tr>
      <w:tr>
        <w:trPr>
          <w:cantSplit/>
        </w:trPr>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wmf.rs / pptx_emf.rs</w:t>
            </w:r>
          </w:p>
        </w:tc>
        <w:tc>
          <w:tcPr>
            <w:tcW w:type="dxa" w:w="6600"/>
            <w:shd w:fill="FFFFFF" w:color="auto" w:val="clear"/>
            <w:tcMar>
              <w:top w:type="dxa" w:w="45"/>
              <w:left w:type="dxa" w:w="95"/>
              <w:bottom w:type="dxa" w:w="45"/>
              <w:right w:type="dxa" w:w="95"/>
            </w:tcMar>
            <w:vAlign w:val="center"/>
          </w:tcPr>
          <w:p>
            <w:pPr>
              <w:pStyle w:val="TableCellText"/>
              <w:keepNext w:val="false"/>
              <w:jc w:val="left"/>
            </w:pPr>
            <w:r>
              <w:t xml:space="preserve">레거시 WMF·EMF 메타파일 해석</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chart.rs</w:t>
            </w:r>
          </w:p>
        </w:tc>
        <w:tc>
          <w:tcPr>
            <w:tcW w:type="dxa" w:w="6600"/>
            <w:shd w:fill="F2F7FC" w:color="auto" w:val="clear"/>
            <w:tcMar>
              <w:top w:type="dxa" w:w="45"/>
              <w:left w:type="dxa" w:w="95"/>
              <w:bottom w:type="dxa" w:w="45"/>
              <w:right w:type="dxa" w:w="95"/>
            </w:tcMar>
            <w:vAlign w:val="center"/>
          </w:tcPr>
          <w:p>
            <w:pPr>
              <w:pStyle w:val="TableCellText"/>
              <w:keepNext w:val="false"/>
              <w:jc w:val="left"/>
            </w:pPr>
            <w:r>
              <w:t xml:space="preserve">차트 정의 해석</w:t>
            </w:r>
          </w:p>
        </w:tc>
      </w:tr>
      <w:tr>
        <w:trPr>
          <w:cantSplit/>
        </w:trPr>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embedded_fonts.rs</w:t>
            </w:r>
          </w:p>
        </w:tc>
        <w:tc>
          <w:tcPr>
            <w:tcW w:type="dxa" w:w="6600"/>
            <w:shd w:fill="FFFFFF" w:color="auto" w:val="clear"/>
            <w:tcMar>
              <w:top w:type="dxa" w:w="45"/>
              <w:left w:type="dxa" w:w="95"/>
              <w:bottom w:type="dxa" w:w="45"/>
              <w:right w:type="dxa" w:w="95"/>
            </w:tcMar>
            <w:vAlign w:val="center"/>
          </w:tcPr>
          <w:p>
            <w:pPr>
              <w:pStyle w:val="TableCellText"/>
              <w:keepNext w:val="false"/>
              <w:jc w:val="left"/>
            </w:pPr>
            <w:r>
              <w:t xml:space="preserve">내장 폰트 추출 및 난독화 해제</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metadata.rs</w:t>
            </w:r>
          </w:p>
        </w:tc>
        <w:tc>
          <w:tcPr>
            <w:tcW w:type="dxa" w:w="6600"/>
            <w:shd w:fill="F2F7FC" w:color="auto" w:val="clear"/>
            <w:tcMar>
              <w:top w:type="dxa" w:w="45"/>
              <w:left w:type="dxa" w:w="95"/>
              <w:bottom w:type="dxa" w:w="45"/>
              <w:right w:type="dxa" w:w="95"/>
            </w:tcMar>
            <w:vAlign w:val="center"/>
          </w:tcPr>
          <w:p>
            <w:pPr>
              <w:pStyle w:val="TableCellText"/>
              <w:keepNext w:val="false"/>
              <w:jc w:val="left"/>
            </w:pPr>
            <w:r>
              <w:t xml:space="preserve">Dublin Core 문서 속성</w:t>
            </w:r>
          </w:p>
        </w:tc>
      </w:tr>
      <w:tr>
        <w:trPr>
          <w:cantSplit/>
        </w:trPr>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units.rs</w:t>
            </w:r>
          </w:p>
        </w:tc>
        <w:tc>
          <w:tcPr>
            <w:tcW w:type="dxa" w:w="6600"/>
            <w:shd w:fill="FFFFFF" w:color="auto" w:val="clear"/>
            <w:tcMar>
              <w:top w:type="dxa" w:w="45"/>
              <w:left w:type="dxa" w:w="95"/>
              <w:bottom w:type="dxa" w:w="45"/>
              <w:right w:type="dxa" w:w="95"/>
            </w:tcMar>
            <w:vAlign w:val="center"/>
          </w:tcPr>
          <w:p>
            <w:pPr>
              <w:pStyle w:val="TableCellText"/>
              <w:keepNext w:val="false"/>
              <w:jc w:val="left"/>
            </w:pPr>
            <w:r>
              <w:t xml:space="preserve">EMU·포인트·트윕 단위 변환</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xml_util.rs</w:t>
            </w:r>
          </w:p>
        </w:tc>
        <w:tc>
          <w:tcPr>
            <w:tcW w:type="dxa" w:w="6600"/>
            <w:shd w:fill="F2F7FC" w:color="auto" w:val="clear"/>
            <w:tcMar>
              <w:top w:type="dxa" w:w="45"/>
              <w:left w:type="dxa" w:w="95"/>
              <w:bottom w:type="dxa" w:w="45"/>
              <w:right w:type="dxa" w:w="95"/>
            </w:tcMar>
            <w:vAlign w:val="center"/>
          </w:tcPr>
          <w:p>
            <w:pPr>
              <w:pStyle w:val="TableCellText"/>
              <w:keepNext w:val="false"/>
              <w:jc w:val="left"/>
            </w:pPr>
            <w:r>
              <w:t xml:space="preserve">속성 조회 등 XML 순회 보조</w:t>
            </w:r>
          </w:p>
        </w:tc>
      </w:tr>
    </w:tbl>
    <w:p>
      <w:pPr>
        <w:pStyle w:val="Heading1"/>
      </w:pPr>
      <w:bookmarkStart w:name="ch7" w:id="106"/>
      <w:r>
        <w:t xml:space="preserve">7. 렌더링 계층</w:t>
      </w:r>
      <w:bookmarkEnd w:id="106"/>
    </w:p>
    <w:p>
      <w:r>
        <w:t xml:space="preserve">렌더링 계층은 IR을 Typst 소스로 번역한 뒤 컴파일한다. 구현 코드 약 8,300줄이며, 그 중 절반 이상이 코드 생성기에 집중된다.</w:t>
      </w:r>
    </w:p>
    <w:p>
      <w:pPr>
        <w:pStyle w:val="Heading2"/>
      </w:pPr>
      <w:r>
        <w:t xml:space="preserve">7.1 모듈 구성</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렌더링 계층 모듈 구성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600"/>
        <w:gridCol w:w="6400"/>
      </w:tblGrid>
      <w:tr>
        <w:trPr>
          <w:cantSplit/>
          <w:tblHeader/>
        </w:trPr>
        <w:tc>
          <w:tcPr>
            <w:tcW w:type="dxa" w:w="2600"/>
            <w:shd w:fill="1F3864" w:color="auto" w:val="clear"/>
            <w:tcMar>
              <w:top w:type="dxa" w:w="45"/>
              <w:left w:type="dxa" w:w="95"/>
              <w:bottom w:type="dxa" w:w="45"/>
              <w:right w:type="dxa" w:w="95"/>
            </w:tcMar>
            <w:vAlign w:val="center"/>
          </w:tcPr>
          <w:p>
            <w:pPr>
              <w:pStyle w:val="TableHead"/>
              <w:keepNext w:val="false"/>
            </w:pPr>
            <w:r>
              <w:t xml:space="preserve">모듈</w:t>
            </w:r>
          </w:p>
        </w:tc>
        <w:tc>
          <w:tcPr>
            <w:tcW w:type="dxa" w:w="6400"/>
            <w:shd w:fill="1F3864" w:color="auto" w:val="clear"/>
            <w:tcMar>
              <w:top w:type="dxa" w:w="45"/>
              <w:left w:type="dxa" w:w="95"/>
              <w:bottom w:type="dxa" w:w="45"/>
              <w:right w:type="dxa" w:w="95"/>
            </w:tcMar>
            <w:vAlign w:val="center"/>
          </w:tcPr>
          <w:p>
            <w:pPr>
              <w:pStyle w:val="TableHead"/>
              <w:keepNext w:val="false"/>
            </w:pPr>
            <w:r>
              <w:t xml:space="preserve">역할</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typst_gen.rs</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코드 생성 총괄. IR 순회와 Typst 소스 조립</w:t>
            </w:r>
          </w:p>
        </w:tc>
      </w:tr>
      <w:tr>
        <w:trPr>
          <w:cantSplit/>
        </w:trPr>
        <w:tc>
          <w:tcPr>
            <w:tcW w:type="dxa" w:w="2600"/>
            <w:shd w:fill="FFFFFF" w:color="auto" w:val="clear"/>
            <w:tcMar>
              <w:top w:type="dxa" w:w="45"/>
              <w:left w:type="dxa" w:w="95"/>
              <w:bottom w:type="dxa" w:w="45"/>
              <w:right w:type="dxa" w:w="95"/>
            </w:tcMar>
            <w:vAlign w:val="center"/>
          </w:tcPr>
          <w:p>
            <w:pPr>
              <w:pStyle w:val="TableCellMono"/>
              <w:keepNext w:val="false"/>
              <w:jc w:val="left"/>
            </w:pPr>
            <w:r>
              <w:t xml:space="preserve">typst_gen_text.rs</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텍스트 런 서식, 이스케이프, 문자 수준 속성</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typst_gen_tables.rs</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표 격자, 병합, 테두리, 셀 배경</w:t>
            </w:r>
          </w:p>
        </w:tc>
      </w:tr>
      <w:tr>
        <w:trPr>
          <w:cantSplit/>
        </w:trPr>
        <w:tc>
          <w:tcPr>
            <w:tcW w:type="dxa" w:w="2600"/>
            <w:shd w:fill="FFFFFF" w:color="auto" w:val="clear"/>
            <w:tcMar>
              <w:top w:type="dxa" w:w="45"/>
              <w:left w:type="dxa" w:w="95"/>
              <w:bottom w:type="dxa" w:w="45"/>
              <w:right w:type="dxa" w:w="95"/>
            </w:tcMar>
            <w:vAlign w:val="center"/>
          </w:tcPr>
          <w:p>
            <w:pPr>
              <w:pStyle w:val="TableCellMono"/>
              <w:keepNext w:val="false"/>
              <w:jc w:val="left"/>
            </w:pPr>
            <w:r>
              <w:t xml:space="preserve">typst_gen_lists.rs</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목록 수준, 번호 서식, 들여쓰기</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typst_gen_shapes.rs</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도형 경로와 채우기 생성</w:t>
            </w:r>
          </w:p>
        </w:tc>
      </w:tr>
      <w:tr>
        <w:trPr>
          <w:cantSplit/>
        </w:trPr>
        <w:tc>
          <w:tcPr>
            <w:tcW w:type="dxa" w:w="2600"/>
            <w:shd w:fill="FFFFFF" w:color="auto" w:val="clear"/>
            <w:tcMar>
              <w:top w:type="dxa" w:w="45"/>
              <w:left w:type="dxa" w:w="95"/>
              <w:bottom w:type="dxa" w:w="45"/>
              <w:right w:type="dxa" w:w="95"/>
            </w:tcMar>
            <w:vAlign w:val="center"/>
          </w:tcPr>
          <w:p>
            <w:pPr>
              <w:pStyle w:val="TableCellMono"/>
              <w:keepNext w:val="false"/>
              <w:jc w:val="left"/>
            </w:pPr>
            <w:r>
              <w:t xml:space="preserve">typst_gen_diagrams.rs</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SmartArt·차트의 도형 기반 재현</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typst_gen_fmt.rs</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수치 서식화(부동소수점 표기 정규화)</w:t>
            </w:r>
          </w:p>
        </w:tc>
      </w:tr>
      <w:tr>
        <w:trPr>
          <w:cantSplit/>
        </w:trPr>
        <w:tc>
          <w:tcPr>
            <w:tcW w:type="dxa" w:w="2600"/>
            <w:shd w:fill="FFFFFF" w:color="auto" w:val="clear"/>
            <w:tcMar>
              <w:top w:type="dxa" w:w="45"/>
              <w:left w:type="dxa" w:w="95"/>
              <w:bottom w:type="dxa" w:w="45"/>
              <w:right w:type="dxa" w:w="95"/>
            </w:tcMar>
            <w:vAlign w:val="center"/>
          </w:tcPr>
          <w:p>
            <w:pPr>
              <w:pStyle w:val="TableCellMono"/>
              <w:keepNext w:val="false"/>
              <w:jc w:val="left"/>
            </w:pPr>
            <w:r>
              <w:t xml:space="preserve">font_context.rs</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폰트 탐색 경로 해상</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font_subst.rs</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폰트 대체 규칙과 문서 요청 글꼴 수집</w:t>
            </w:r>
          </w:p>
        </w:tc>
      </w:tr>
      <w:tr>
        <w:trPr>
          <w:cantSplit/>
        </w:trPr>
        <w:tc>
          <w:tcPr>
            <w:tcW w:type="dxa" w:w="2600"/>
            <w:shd w:fill="FFFFFF" w:color="auto" w:val="clear"/>
            <w:tcMar>
              <w:top w:type="dxa" w:w="45"/>
              <w:left w:type="dxa" w:w="95"/>
              <w:bottom w:type="dxa" w:w="45"/>
              <w:right w:type="dxa" w:w="95"/>
            </w:tcMar>
            <w:vAlign w:val="center"/>
          </w:tcPr>
          <w:p>
            <w:pPr>
              <w:pStyle w:val="TableCellMono"/>
              <w:keepNext w:val="false"/>
              <w:jc w:val="left"/>
            </w:pPr>
            <w:r>
              <w:t xml:space="preserve">pdf.rs</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PDF 내보내기, 표준 준수 옵션, 태그 구조</w:t>
            </w:r>
          </w:p>
        </w:tc>
      </w:tr>
    </w:tbl>
    <w:p>
      <w:pPr>
        <w:pStyle w:val="Heading2"/>
      </w:pPr>
      <w:r>
        <w:t xml:space="preserve">7.2 왜 Typst인가</w:t>
      </w:r>
    </w:p>
    <w:p>
      <w:r>
        <w:t xml:space="preserve">조판 엔진 선택은 이 프로젝트의 가장 중요한 결정이다. Typst를 채택한 근거는 다음과 같이 정리된다.</w:t>
      </w:r>
    </w:p>
    <w:p>
      <w:pPr>
        <w:pStyle w:val="ListParagraph"/>
        <w:numPr>
          <w:ilvl w:val="0"/>
          <w:numId w:val="8"/>
        </w:numPr>
      </w:pPr>
      <w:r>
        <w:rPr>
          <w:rStyle w:val="KeyTerm"/>
        </w:rPr>
        <w:t xml:space="preserve">동일 언어 생태계</w:t>
      </w:r>
      <w:r>
        <w:t xml:space="preserve"> — Typst는 Rust로 구현되어 있어 라이브러리로 링크된다. 별도 프로세스나 FFI 경계가 없다.</w:t>
      </w:r>
    </w:p>
    <w:p>
      <w:pPr>
        <w:pStyle w:val="ListParagraph"/>
        <w:numPr>
          <w:ilvl w:val="0"/>
          <w:numId w:val="8"/>
        </w:numPr>
      </w:pPr>
      <w:r>
        <w:rPr>
          <w:rStyle w:val="KeyTerm"/>
        </w:rPr>
        <w:t xml:space="preserve">전문 조판 품질</w:t>
      </w:r>
      <w:r>
        <w:t xml:space="preserve"> — 행 나눔, 하이픈, 표 분할, 페이지 흐름 같은 인쇄 조판 문제를 조판 엔진 수준에서 해결한다.</w:t>
      </w:r>
    </w:p>
    <w:p>
      <w:pPr>
        <w:pStyle w:val="ListParagraph"/>
        <w:numPr>
          <w:ilvl w:val="0"/>
          <w:numId w:val="8"/>
        </w:numPr>
      </w:pPr>
      <w:r>
        <w:rPr>
          <w:rStyle w:val="KeyTerm"/>
        </w:rPr>
        <w:t xml:space="preserve">PDF 직접 출력</w:t>
      </w:r>
      <w:r>
        <w:t xml:space="preserve"> — 중간 래스터화 없이 벡터 PDF를 생성하므로 텍스트 검색과 선택이 유지된다.</w:t>
      </w:r>
    </w:p>
    <w:p>
      <w:pPr>
        <w:pStyle w:val="ListParagraph"/>
        <w:numPr>
          <w:ilvl w:val="0"/>
          <w:numId w:val="8"/>
        </w:numPr>
      </w:pPr>
      <w:r>
        <w:rPr>
          <w:rStyle w:val="KeyTerm"/>
        </w:rPr>
        <w:t xml:space="preserve">증분 계산</w:t>
      </w:r>
      <w:r>
        <w:t xml:space="preserve"> — </w:t>
      </w:r>
      <w:r>
        <w:rPr>
          <w:rStyle w:val="InlineCode"/>
        </w:rPr>
        <w:t xml:space="preserve">comemo</w:t>
      </w:r>
      <w:r>
        <w:t xml:space="preserve"> 기반 메모이제이션으로 반복 조판 비용을 낮춘다.</w:t>
      </w:r>
    </w:p>
    <w:p>
      <w:pPr>
        <w:pStyle w:val="ListParagraph"/>
        <w:numPr>
          <w:ilvl w:val="0"/>
          <w:numId w:val="8"/>
        </w:numPr>
      </w:pPr>
      <w:r>
        <w:rPr>
          <w:rStyle w:val="KeyTerm"/>
        </w:rPr>
        <w:t xml:space="preserve">스크립트 가능한 마크업</w:t>
      </w:r>
      <w:r>
        <w:t xml:space="preserve"> — 코드 생성 대상 언어로서 표현력이 충분해, 절대 좌표 배치와 흐름형 조판을 함께 표현할 수 있다.</w:t>
      </w:r>
    </w:p>
    <w:p>
      <w:pPr>
        <w:pStyle w:val="Callout"/>
      </w:pPr>
      <w:r>
        <w:rPr>
          <w:rStyle w:val="KeyTerm"/>
        </w:rPr>
        <w:t xml:space="preserve">설계 시사점: </w:t>
      </w:r>
      <w:r>
        <w:t xml:space="preserve">코드 생성 방식은 "조판 엔진을 직접 만들지 않는다"는 절제의 결과다. 조판은 수십 년간 축적된 난제이므로, 프로젝트는 번역 계층의 정확성에 자원을 집중하고 조판 자체는 검증된 엔진에 위임한다.</w:t>
      </w:r>
    </w:p>
    <w:p>
      <w:pPr>
        <w:pStyle w:val="Heading2"/>
      </w:pPr>
      <w:r>
        <w:t xml:space="preserve">7.3 좌표계 정합</w:t>
      </w:r>
    </w:p>
    <w:p>
      <w:r>
        <w:t xml:space="preserve">OOXML은 여러 단위를 혼용한다. 코드 생성 단계에서는 모든 값을 포인트(pt)로 정규화한다. 구체적인 변환 관계는 </w:t>
      </w:r>
      <w:hyperlink w:history="1" w:anchor="appB">
        <w:r>
          <w:rPr>
            <w:rStyle w:val="Hyperlink"/>
          </w:rPr>
          <w:t xml:space="preserve">부록 B</w:t>
        </w:r>
      </w:hyperlink>
      <w:r>
        <w:t xml:space="preserve">에 수식으로 정리했다.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OOXML 단위와 포인트 환산 관계</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600"/>
        <w:gridCol w:w="3600"/>
        <w:gridCol w:w="3800"/>
      </w:tblGrid>
      <w:tr>
        <w:trPr>
          <w:cantSplit/>
          <w:tblHeader/>
        </w:trPr>
        <w:tc>
          <w:tcPr>
            <w:tcW w:type="dxa" w:w="1600"/>
            <w:shd w:fill="1F3864" w:color="auto" w:val="clear"/>
            <w:tcMar>
              <w:top w:type="dxa" w:w="45"/>
              <w:left w:type="dxa" w:w="95"/>
              <w:bottom w:type="dxa" w:w="45"/>
              <w:right w:type="dxa" w:w="95"/>
            </w:tcMar>
            <w:vAlign w:val="center"/>
          </w:tcPr>
          <w:p>
            <w:pPr>
              <w:pStyle w:val="TableHead"/>
              <w:keepNext/>
            </w:pPr>
            <w:r>
              <w:t xml:space="preserve">원본 단위</w:t>
            </w:r>
          </w:p>
        </w:tc>
        <w:tc>
          <w:tcPr>
            <w:tcW w:type="dxa" w:w="3600"/>
            <w:shd w:fill="1F3864" w:color="auto" w:val="clear"/>
            <w:tcMar>
              <w:top w:type="dxa" w:w="45"/>
              <w:left w:type="dxa" w:w="95"/>
              <w:bottom w:type="dxa" w:w="45"/>
              <w:right w:type="dxa" w:w="95"/>
            </w:tcMar>
            <w:vAlign w:val="center"/>
          </w:tcPr>
          <w:p>
            <w:pPr>
              <w:pStyle w:val="TableHead"/>
              <w:keepNext/>
            </w:pPr>
            <w:r>
              <w:t xml:space="preserve">표기</w:t>
            </w:r>
          </w:p>
        </w:tc>
        <w:tc>
          <w:tcPr>
            <w:tcW w:type="dxa" w:w="3800"/>
            <w:shd w:fill="1F3864" w:color="auto" w:val="clear"/>
            <w:tcMar>
              <w:top w:type="dxa" w:w="45"/>
              <w:left w:type="dxa" w:w="95"/>
              <w:bottom w:type="dxa" w:w="45"/>
              <w:right w:type="dxa" w:w="95"/>
            </w:tcMar>
            <w:vAlign w:val="center"/>
          </w:tcPr>
          <w:p>
            <w:pPr>
              <w:pStyle w:val="TableHead"/>
              <w:keepNext/>
            </w:pPr>
            <w:r>
              <w:t xml:space="preserve">포인트 환산</w:t>
            </w:r>
          </w:p>
        </w:tc>
      </w:tr>
      <w:tr>
        <w:trPr>
          <w:cantSplit/>
        </w:trPr>
        <w:tc>
          <w:tcPr>
            <w:tcW w:type="dxa" w:w="1600"/>
            <w:shd w:fill="F2F7FC" w:color="auto" w:val="clear"/>
            <w:tcMar>
              <w:top w:type="dxa" w:w="45"/>
              <w:left w:type="dxa" w:w="95"/>
              <w:bottom w:type="dxa" w:w="45"/>
              <w:right w:type="dxa" w:w="95"/>
            </w:tcMar>
            <w:vAlign w:val="center"/>
          </w:tcPr>
          <w:p>
            <w:pPr>
              <w:pStyle w:val="TableCellText"/>
              <w:keepNext/>
              <w:jc w:val="center"/>
            </w:pPr>
            <w:r>
              <w:t xml:space="preserve">EMU</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English Metric Unit</w:t>
            </w:r>
          </w:p>
        </w:tc>
        <w:tc>
          <w:tcPr>
            <w:tcW w:type="dxa" w:w="3800"/>
            <w:shd w:fill="F2F7FC" w:color="auto" w:val="clear"/>
            <w:tcMar>
              <w:top w:type="dxa" w:w="45"/>
              <w:left w:type="dxa" w:w="95"/>
              <w:bottom w:type="dxa" w:w="45"/>
              <w:right w:type="dxa" w:w="95"/>
            </w:tcMar>
            <w:vAlign w:val="center"/>
          </w:tcPr>
          <w:p>
            <w:pPr>
              <w:pStyle w:val="TableCellText"/>
              <w:keepNext/>
              <w:jc w:val="left"/>
            </w:pPr>
            <w:r>
              <w:t xml:space="preserve">1 pt = 12,700 EMU</w:t>
            </w:r>
          </w:p>
        </w:tc>
      </w:tr>
      <w:tr>
        <w:trPr>
          <w:cantSplit/>
        </w:trPr>
        <w:tc>
          <w:tcPr>
            <w:tcW w:type="dxa" w:w="1600"/>
            <w:shd w:fill="FFFFFF" w:color="auto" w:val="clear"/>
            <w:tcMar>
              <w:top w:type="dxa" w:w="45"/>
              <w:left w:type="dxa" w:w="95"/>
              <w:bottom w:type="dxa" w:w="45"/>
              <w:right w:type="dxa" w:w="95"/>
            </w:tcMar>
            <w:vAlign w:val="center"/>
          </w:tcPr>
          <w:p>
            <w:pPr>
              <w:pStyle w:val="TableCellText"/>
              <w:keepNext/>
              <w:jc w:val="center"/>
            </w:pPr>
            <w:r>
              <w:t xml:space="preserve">트윕</w:t>
            </w:r>
          </w:p>
        </w:tc>
        <w:tc>
          <w:tcPr>
            <w:tcW w:type="dxa" w:w="3600"/>
            <w:shd w:fill="FFFFFF" w:color="auto" w:val="clear"/>
            <w:tcMar>
              <w:top w:type="dxa" w:w="45"/>
              <w:left w:type="dxa" w:w="95"/>
              <w:bottom w:type="dxa" w:w="45"/>
              <w:right w:type="dxa" w:w="95"/>
            </w:tcMar>
            <w:vAlign w:val="center"/>
          </w:tcPr>
          <w:p>
            <w:pPr>
              <w:pStyle w:val="TableCellText"/>
              <w:keepNext/>
              <w:jc w:val="left"/>
            </w:pPr>
            <w:r>
              <w:t xml:space="preserve">twip (twentieth of a point)</w:t>
            </w:r>
          </w:p>
        </w:tc>
        <w:tc>
          <w:tcPr>
            <w:tcW w:type="dxa" w:w="3800"/>
            <w:shd w:fill="FFFFFF" w:color="auto" w:val="clear"/>
            <w:tcMar>
              <w:top w:type="dxa" w:w="45"/>
              <w:left w:type="dxa" w:w="95"/>
              <w:bottom w:type="dxa" w:w="45"/>
              <w:right w:type="dxa" w:w="95"/>
            </w:tcMar>
            <w:vAlign w:val="center"/>
          </w:tcPr>
          <w:p>
            <w:pPr>
              <w:pStyle w:val="TableCellText"/>
              <w:keepNext/>
              <w:jc w:val="left"/>
            </w:pPr>
            <w:r>
              <w:t xml:space="preserve">1 pt = 20 twip</w:t>
            </w:r>
          </w:p>
        </w:tc>
      </w:tr>
      <w:tr>
        <w:trPr>
          <w:cantSplit/>
        </w:trPr>
        <w:tc>
          <w:tcPr>
            <w:tcW w:type="dxa" w:w="1600"/>
            <w:shd w:fill="F2F7FC" w:color="auto" w:val="clear"/>
            <w:tcMar>
              <w:top w:type="dxa" w:w="45"/>
              <w:left w:type="dxa" w:w="95"/>
              <w:bottom w:type="dxa" w:w="45"/>
              <w:right w:type="dxa" w:w="95"/>
            </w:tcMar>
            <w:vAlign w:val="center"/>
          </w:tcPr>
          <w:p>
            <w:pPr>
              <w:pStyle w:val="TableCellText"/>
              <w:keepNext/>
              <w:jc w:val="center"/>
            </w:pPr>
            <w:r>
              <w:t xml:space="preserve">하프포인트</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half-point (글자 크기)</w:t>
            </w:r>
          </w:p>
        </w:tc>
        <w:tc>
          <w:tcPr>
            <w:tcW w:type="dxa" w:w="3800"/>
            <w:shd w:fill="F2F7FC" w:color="auto" w:val="clear"/>
            <w:tcMar>
              <w:top w:type="dxa" w:w="45"/>
              <w:left w:type="dxa" w:w="95"/>
              <w:bottom w:type="dxa" w:w="45"/>
              <w:right w:type="dxa" w:w="95"/>
            </w:tcMar>
            <w:vAlign w:val="center"/>
          </w:tcPr>
          <w:p>
            <w:pPr>
              <w:pStyle w:val="TableCellText"/>
              <w:keepNext/>
              <w:jc w:val="left"/>
            </w:pPr>
            <w:r>
              <w:t xml:space="preserve">1 pt = 2 half-point</w:t>
            </w:r>
          </w:p>
        </w:tc>
      </w:tr>
      <w:tr>
        <w:trPr>
          <w:cantSplit/>
        </w:trPr>
        <w:tc>
          <w:tcPr>
            <w:tcW w:type="dxa" w:w="1600"/>
            <w:shd w:fill="FFFFFF" w:color="auto" w:val="clear"/>
            <w:tcMar>
              <w:top w:type="dxa" w:w="45"/>
              <w:left w:type="dxa" w:w="95"/>
              <w:bottom w:type="dxa" w:w="45"/>
              <w:right w:type="dxa" w:w="95"/>
            </w:tcMar>
            <w:vAlign w:val="center"/>
          </w:tcPr>
          <w:p>
            <w:pPr>
              <w:pStyle w:val="TableCellText"/>
              <w:keepNext w:val="false"/>
              <w:jc w:val="center"/>
            </w:pPr>
            <w:r>
              <w:t xml:space="preserve">백분위 도</w:t>
            </w:r>
          </w:p>
        </w:tc>
        <w:tc>
          <w:tcPr>
            <w:tcW w:type="dxa" w:w="3600"/>
            <w:shd w:fill="FFFFFF" w:color="auto" w:val="clear"/>
            <w:tcMar>
              <w:top w:type="dxa" w:w="45"/>
              <w:left w:type="dxa" w:w="95"/>
              <w:bottom w:type="dxa" w:w="45"/>
              <w:right w:type="dxa" w:w="95"/>
            </w:tcMar>
            <w:vAlign w:val="center"/>
          </w:tcPr>
          <w:p>
            <w:pPr>
              <w:pStyle w:val="TableCellText"/>
              <w:keepNext w:val="false"/>
              <w:jc w:val="left"/>
            </w:pPr>
            <w:r>
              <w:t xml:space="preserve">60000 × degree (회전각)</w:t>
            </w:r>
          </w:p>
        </w:tc>
        <w:tc>
          <w:tcPr>
            <w:tcW w:type="dxa" w:w="3800"/>
            <w:shd w:fill="FFFFFF" w:color="auto" w:val="clear"/>
            <w:tcMar>
              <w:top w:type="dxa" w:w="45"/>
              <w:left w:type="dxa" w:w="95"/>
              <w:bottom w:type="dxa" w:w="45"/>
              <w:right w:type="dxa" w:w="95"/>
            </w:tcMar>
            <w:vAlign w:val="center"/>
          </w:tcPr>
          <w:p>
            <w:pPr>
              <w:pStyle w:val="TableCellText"/>
              <w:keepNext w:val="false"/>
              <w:jc w:val="left"/>
            </w:pPr>
            <w:r>
              <w:t xml:space="preserve">1° = 60,000 단위</w:t>
            </w:r>
          </w:p>
        </w:tc>
      </w:tr>
    </w:tbl>
    <w:p>
      <w:pPr>
        <w:pStyle w:val="Heading2"/>
      </w:pPr>
      <w:r>
        <w:t xml:space="preserve">7.4 PDF 내보내기 옵션</w:t>
      </w:r>
    </w:p>
    <w:p>
      <w:r>
        <w:t xml:space="preserve">PDF 내보내기 모듈은 표준 준수 수준과 접근성 태그 여부를 옵션으로 받는다. 기본값은 일반 PDF 1.7이며, </w:t>
      </w:r>
      <w:r>
        <w:rPr>
          <w:rStyle w:val="InlineCode"/>
        </w:rPr>
        <w:t xml:space="preserve">pdf_standard</w:t>
      </w:r>
      <w:r>
        <w:t xml:space="preserve">, </w:t>
      </w:r>
      <w:r>
        <w:rPr>
          <w:rStyle w:val="InlineCode"/>
        </w:rPr>
        <w:t xml:space="preserve">tagged</w:t>
      </w:r>
      <w:r>
        <w:t xml:space="preserve">, </w:t>
      </w:r>
      <w:r>
        <w:rPr>
          <w:rStyle w:val="InlineCode"/>
        </w:rPr>
        <w:t xml:space="preserve">pdf_ua</w:t>
      </w:r>
      <w:r>
        <w:t xml:space="preserve"> 설정에 따라 출력 프로파일이 달라진다.</w:t>
      </w:r>
    </w:p>
    <w:p>
      <w:pPr>
        <w:pStyle w:val="Heading1"/>
      </w:pPr>
      <w:bookmarkStart w:name="ch8" w:id="107"/>
      <w:r>
        <w:t xml:space="preserve">8. 폰트 해상 전략</w:t>
      </w:r>
      <w:bookmarkEnd w:id="107"/>
    </w:p>
    <w:p>
      <w:r>
        <w:t xml:space="preserve">변환 결과가 원본과 달라 보이는 가장 흔한 원인은 렌더링 알고리즘이 아니라 </w:t>
      </w:r>
      <w:r>
        <w:rPr>
          <w:rStyle w:val="KeyTerm"/>
        </w:rPr>
        <w:t xml:space="preserve">폰트 부재</w:t>
      </w:r>
      <w:r>
        <w:t xml:space="preserve">다. 서버에는 원본 작성 환경의 글꼴이 없기 때문이다. office2pdf는 이 문제를 다층 탐색으로 완화한다.</w:t>
      </w:r>
    </w:p>
    <w:p>
      <w:pPr>
        <w:pStyle w:val="Heading2"/>
      </w:pPr>
      <w:r>
        <w:t xml:space="preserve">8.1 탐색 우선순위</w:t>
      </w:r>
    </w:p>
    <w:p>
      <w:pPr>
        <w:pStyle w:val="ListParagraph"/>
        <w:numPr>
          <w:ilvl w:val="0"/>
          <w:numId w:val="9"/>
        </w:numPr>
      </w:pPr>
      <w:r>
        <w:rPr>
          <w:rStyle w:val="KeyTerm"/>
        </w:rPr>
        <w:t xml:space="preserve">문서 내장 폰트</w:t>
      </w:r>
      <w:r>
        <w:t xml:space="preserve"> — PPTX·DOCX 패키지에 임베드된 폰트를 추출하고 난독화를 해제해 사용한다. 원본 작성자의 의도를 가장 정확히 재현하는 경로다.</w:t>
      </w:r>
    </w:p>
    <w:p>
      <w:pPr>
        <w:pStyle w:val="ListParagraph"/>
        <w:numPr>
          <w:ilvl w:val="0"/>
          <w:numId w:val="9"/>
        </w:numPr>
      </w:pPr>
      <w:r>
        <w:rPr>
          <w:rStyle w:val="KeyTerm"/>
        </w:rPr>
        <w:t xml:space="preserve">사용자 지정 경로</w:t>
      </w:r>
      <w:r>
        <w:t xml:space="preserve"> — </w:t>
      </w:r>
      <w:r>
        <w:rPr>
          <w:rStyle w:val="InlineCode"/>
        </w:rPr>
        <w:t xml:space="preserve">--font-path</w:t>
      </w:r>
      <w:r>
        <w:t xml:space="preserve"> 또는 </w:t>
      </w:r>
      <w:r>
        <w:rPr>
          <w:rStyle w:val="InlineCode"/>
        </w:rPr>
        <w:t xml:space="preserve">ConvertOptions::font_paths</w:t>
      </w:r>
      <w:r>
        <w:t xml:space="preserve">로 지정한 디렉터리.</w:t>
      </w:r>
    </w:p>
    <w:p>
      <w:pPr>
        <w:pStyle w:val="ListParagraph"/>
        <w:numPr>
          <w:ilvl w:val="0"/>
          <w:numId w:val="9"/>
        </w:numPr>
      </w:pPr>
      <w:r>
        <w:rPr>
          <w:rStyle w:val="KeyTerm"/>
        </w:rPr>
        <w:t xml:space="preserve">macOS Office 폰트</w:t>
      </w:r>
      <w:r>
        <w:t xml:space="preserve"> — PowerPoint·Word·Excel 애플리케이션 번들 폰트와 Office 클라우드 폰트 캐시.</w:t>
      </w:r>
    </w:p>
    <w:p>
      <w:pPr>
        <w:pStyle w:val="ListParagraph"/>
        <w:numPr>
          <w:ilvl w:val="0"/>
          <w:numId w:val="9"/>
        </w:numPr>
      </w:pPr>
      <w:r>
        <w:rPr>
          <w:rStyle w:val="KeyTerm"/>
        </w:rPr>
        <w:t xml:space="preserve">시스템 폰트</w:t>
      </w:r>
      <w:r>
        <w:t xml:space="preserve"> — 운영체제 폰트 디렉터리.</w:t>
      </w:r>
    </w:p>
    <w:p>
      <w:pPr>
        <w:pStyle w:val="ListParagraph"/>
        <w:numPr>
          <w:ilvl w:val="0"/>
          <w:numId w:val="9"/>
        </w:numPr>
      </w:pPr>
      <w:r>
        <w:rPr>
          <w:rStyle w:val="KeyTerm"/>
        </w:rPr>
        <w:t xml:space="preserve">내장 기본 폰트</w:t>
      </w:r>
      <w:r>
        <w:t xml:space="preserve"> — </w:t>
      </w:r>
      <w:r>
        <w:rPr>
          <w:rStyle w:val="InlineCode"/>
        </w:rPr>
        <w:t xml:space="preserve">typst-kit</w:t>
      </w:r>
      <w:r>
        <w:t xml:space="preserve">의 </w:t>
      </w:r>
      <w:r>
        <w:rPr>
          <w:rStyle w:val="InlineCode"/>
        </w:rPr>
        <w:t xml:space="preserve">embed-fonts</w:t>
      </w:r>
      <w:r>
        <w:t xml:space="preserve"> 기능으로 바이너리에 포함된 폰트.</w:t>
      </w:r>
    </w:p>
    <w:p>
      <w:r>
        <w:t xml:space="preserve">폰트 탐색은 </w:t>
      </w:r>
      <w:r>
        <w:rPr>
          <w:rStyle w:val="KeyTerm"/>
        </w:rPr>
        <w:t xml:space="preserve">필요할 때만</w:t>
      </w:r>
      <w:r>
        <w:t xml:space="preserve"> 수행된다. 문서가 특정 글꼴 패밀리를 요청하지 않고, 내장 폰트도 없고, 사용자 지정 경로도 비어 있다면 탐색 컨텍스트를 아예 생성하지 않는다. 불필요한 파일 시스템 순회를 피하는 최적화다.</w:t>
      </w:r>
    </w:p>
    <w:p>
      <w:pPr>
        <w:pStyle w:val="Heading2"/>
      </w:pPr>
      <w:r>
        <w:t xml:space="preserve">8.2 내장 폰트 난독화 해제</w:t>
      </w:r>
    </w:p>
    <w:p>
      <w:r>
        <w:t xml:space="preserve">OOXML의 폰트 임베딩은 원시 폰트 파일을 그대로 저장하지 않고, 선두 32바이트를 GUID 기반 키로 XOR 처리해 저장한다. 파서는 관계 파트에서 키를 읽어 역연산을 수행한 뒤, 임시 디렉터리에 정상 폰트 파일로 복원하고 그 경로를 탐색 목록에 추가한다.</w:t>
      </w:r>
    </w:p>
    <w:p>
      <w:pPr>
        <w:pStyle w:val="Heading2"/>
      </w:pPr>
      <w:r>
        <w:t xml:space="preserve">8.3 대체 규칙</w:t>
      </w:r>
    </w:p>
    <w:p>
      <w:r>
        <w:t xml:space="preserve">탐색에 실패한 글꼴은 대체 규칙에 따라 유사 계열로 매핑된다. 이때 문자 범위 지원 여부가 판정에 반영되므로, 한글·한자·가나가 포함된 문서가 라틴 전용 글꼴로 대체되어 두부 문자(tofu)로 표시되는 상황을 줄인다.</w:t>
      </w:r>
    </w:p>
    <w:p>
      <w:pPr>
        <w:pStyle w:val="Callout"/>
      </w:pPr>
      <w:r>
        <w:rPr>
          <w:rStyle w:val="KeyTerm"/>
        </w:rPr>
        <w:t xml:space="preserve">실무 권고: </w:t>
      </w:r>
      <w:r>
        <w:t xml:space="preserve">컨테이너 이미지에 CJK 글꼴 하나(예: Noto Sans CJK)만 추가하고 </w:t>
      </w:r>
      <w:r>
        <w:rPr>
          <w:rStyle w:val="InlineCode"/>
        </w:rPr>
        <w:t xml:space="preserve">--font-path</w:t>
      </w:r>
      <w:r>
        <w:t xml:space="preserve">로 지정해 두는 것만으로도 한국어 문서 변환 품질이 크게 안정화된다.</w:t>
      </w:r>
    </w:p>
    <w:p>
      <w:pPr>
        <w:pageBreakBefore/>
        <w:spacing w:after="60" w:before="0"/>
        <w:jc w:val="left"/>
      </w:pPr>
      <w:r>
        <w:rPr>
          <w:b/>
          <w:bCs/>
          <w:color w:val="C55A11"/>
          <w:spacing w:val="20"/>
          <w:sz w:val="18"/>
          <w:szCs w:val="18"/>
        </w:rPr>
        <w:t xml:space="preserve">제 III 부</w:t>
      </w:r>
      <w:r>
        <w:rPr>
          <w:sz w:val="18"/>
          <w:szCs w:val="18"/>
        </w:rPr>
        <w:t xml:space="preserve">   </w:t>
      </w:r>
      <w:r>
        <w:rPr>
          <w:color w:val="7F7F7F"/>
          <w:spacing w:val="10"/>
          <w:sz w:val="18"/>
          <w:szCs w:val="18"/>
        </w:rPr>
        <w:t xml:space="preserve">활용 — 설치부터 운영 기능까지</w:t>
      </w:r>
    </w:p>
    <w:p>
      <w:pPr>
        <w:pStyle w:val="Heading1"/>
      </w:pPr>
      <w:bookmarkStart w:name="ch9" w:id="108"/>
      <w:r>
        <w:t xml:space="preserve">9. 설치와 빠른 시작</w:t>
      </w:r>
      <w:bookmarkEnd w:id="108"/>
    </w:p>
    <w:p>
      <w:pPr>
        <w:pStyle w:val="Heading2"/>
      </w:pPr>
      <w:r>
        <w:t xml:space="preserve">9.1 라이브러리로 사용</w:t>
      </w:r>
    </w:p>
    <w:p>
      <w:pPr>
        <w:pStyle w:val="Code"/>
        <w:keepNext/>
        <w:shd w:fill="1F3864" w:color="auto" w:val="clear"/>
      </w:pPr>
      <w:r>
        <w:rPr>
          <w:b/>
          <w:bCs/>
          <w:color w:val="FFFFFF"/>
          <w:sz w:val="15"/>
          <w:szCs w:val="15"/>
        </w:rPr>
        <w:t xml:space="preserve"> toml  —  Cargo.toml</w:t>
      </w:r>
    </w:p>
    <w:p>
      <w:pPr>
        <w:pStyle w:val="Code"/>
        <w:keepNext/>
        <w:keepLines/>
      </w:pPr>
      <w:r>
        <w:t xml:space="preserve">[dependencies]</w:t>
      </w:r>
    </w:p>
    <w:p>
      <w:pPr>
        <w:pStyle w:val="Code"/>
        <w:keepNext w:val="false"/>
        <w:keepLines/>
      </w:pPr>
      <w:r>
        <w:t xml:space="preserve">office2pdf = "0.4"</w:t>
      </w:r>
    </w:p>
    <w:p>
      <w:pPr>
        <w:spacing w:after="140" w:before="0"/>
      </w:pPr>
      <w:r>
        <w:rPr>
          <w:sz w:val="6"/>
          <w:szCs w:val="6"/>
        </w:rPr>
        <w:t xml:space="preserve"/>
      </w:r>
    </w:p>
    <w:p>
      <w:r>
        <w:t xml:space="preserve">가장 단순한 형태의 변환은 한 줄이다.</w:t>
      </w:r>
    </w:p>
    <w:p>
      <w:pPr>
        <w:pStyle w:val="Code"/>
        <w:keepNext/>
        <w:shd w:fill="1F3864" w:color="auto" w:val="clear"/>
      </w:pPr>
      <w:r>
        <w:rPr>
          <w:b/>
          <w:bCs/>
          <w:color w:val="FFFFFF"/>
          <w:sz w:val="15"/>
          <w:szCs w:val="15"/>
        </w:rPr>
        <w:t xml:space="preserve"> rust  —  파일 경로 기반 변환</w:t>
      </w:r>
    </w:p>
    <w:p>
      <w:pPr>
        <w:pStyle w:val="Code"/>
        <w:keepNext/>
        <w:keepLines/>
      </w:pPr>
      <w:r>
        <w:t xml:space="preserve">let result = office2pdf::convert("report.docx").unwrap();</w:t>
      </w:r>
    </w:p>
    <w:p>
      <w:pPr>
        <w:pStyle w:val="Code"/>
        <w:keepNext w:val="false"/>
        <w:keepLines/>
      </w:pPr>
      <w:r>
        <w:t xml:space="preserve">std::fs::write("report.pdf", &amp;result.pdf).unwrap();</w:t>
      </w:r>
    </w:p>
    <w:p>
      <w:pPr>
        <w:spacing w:after="140" w:before="0"/>
      </w:pPr>
      <w:r>
        <w:rPr>
          <w:sz w:val="6"/>
          <w:szCs w:val="6"/>
        </w:rPr>
        <w:t xml:space="preserve"/>
      </w:r>
    </w:p>
    <w:p>
      <w:r>
        <w:t xml:space="preserve">옵션을 지정하려면 </w:t>
      </w:r>
      <w:r>
        <w:rPr>
          <w:rStyle w:val="InlineCode"/>
        </w:rPr>
        <w:t xml:space="preserve">ConvertOptions</w:t>
      </w:r>
      <w:r>
        <w:t xml:space="preserve">를 구성한다.</w:t>
      </w:r>
    </w:p>
    <w:p>
      <w:pPr>
        <w:pStyle w:val="Code"/>
        <w:keepNext/>
        <w:shd w:fill="1F3864" w:color="auto" w:val="clear"/>
      </w:pPr>
      <w:r>
        <w:rPr>
          <w:b/>
          <w:bCs/>
          <w:color w:val="FFFFFF"/>
          <w:sz w:val="15"/>
          <w:szCs w:val="15"/>
        </w:rPr>
        <w:t xml:space="preserve"> rust  —  옵션 기반 변환</w:t>
      </w:r>
    </w:p>
    <w:p>
      <w:pPr>
        <w:pStyle w:val="Code"/>
        <w:keepNext/>
        <w:keepLines/>
      </w:pPr>
      <w:r>
        <w:t xml:space="preserve">use office2pdf::config::{ConvertOptions, PaperSize, SlideRange};</w:t>
      </w:r>
    </w:p>
    <w:p>
      <w:pPr>
        <w:pStyle w:val="Code"/>
        <w:keepNext/>
        <w:keepLines/>
      </w:pPr>
      <w:r>
        <w:t xml:space="preserve"> </w:t>
      </w:r>
    </w:p>
    <w:p>
      <w:pPr>
        <w:pStyle w:val="Code"/>
        <w:keepNext/>
        <w:keepLines/>
      </w:pPr>
      <w:r>
        <w:t xml:space="preserve">let options = ConvertOptions {</w:t>
      </w:r>
    </w:p>
    <w:p>
      <w:pPr>
        <w:pStyle w:val="Code"/>
        <w:keepNext/>
        <w:keepLines/>
      </w:pPr>
      <w:r>
        <w:t xml:space="preserve">    paper_size: Some(PaperSize::A4),</w:t>
      </w:r>
    </w:p>
    <w:p>
      <w:pPr>
        <w:pStyle w:val="Code"/>
        <w:keepNext/>
        <w:keepLines/>
      </w:pPr>
      <w:r>
        <w:t xml:space="preserve">    slide_range: Some(SlideRange::new(1, 5)),</w:t>
      </w:r>
    </w:p>
    <w:p>
      <w:pPr>
        <w:pStyle w:val="Code"/>
        <w:keepNext/>
        <w:keepLines/>
      </w:pPr>
      <w:r>
        <w:t xml:space="preserve">    ..Default::default()</w:t>
      </w:r>
    </w:p>
    <w:p>
      <w:pPr>
        <w:pStyle w:val="Code"/>
        <w:keepNext/>
        <w:keepLines/>
      </w:pPr>
      <w:r>
        <w:t xml:space="preserve">};</w:t>
      </w:r>
    </w:p>
    <w:p>
      <w:pPr>
        <w:pStyle w:val="Code"/>
        <w:keepNext/>
        <w:keepLines/>
      </w:pPr>
      <w:r>
        <w:t xml:space="preserve">let result = office2pdf::convert_with_options("slides.pptx", &amp;options).unwrap();</w:t>
      </w:r>
    </w:p>
    <w:p>
      <w:pPr>
        <w:pStyle w:val="Code"/>
        <w:keepNext w:val="false"/>
        <w:keepLines/>
      </w:pPr>
      <w:r>
        <w:t xml:space="preserve">std::fs::write("slides.pdf", &amp;result.pdf).unwrap();</w:t>
      </w:r>
    </w:p>
    <w:p>
      <w:pPr>
        <w:spacing w:after="140" w:before="0"/>
      </w:pPr>
      <w:r>
        <w:rPr>
          <w:sz w:val="6"/>
          <w:szCs w:val="6"/>
        </w:rPr>
        <w:t xml:space="preserve"/>
      </w:r>
    </w:p>
    <w:p>
      <w:r>
        <w:t xml:space="preserve">파일 시스템을 거치지 않는 메모리 상 변환은 다음과 같다. 이 API는 WASM 타깃에서도 동일하게 동작한다.</w:t>
      </w:r>
    </w:p>
    <w:p>
      <w:pPr>
        <w:pStyle w:val="Code"/>
        <w:keepNext/>
        <w:shd w:fill="1F3864" w:color="auto" w:val="clear"/>
      </w:pPr>
      <w:r>
        <w:rPr>
          <w:b/>
          <w:bCs/>
          <w:color w:val="FFFFFF"/>
          <w:sz w:val="15"/>
          <w:szCs w:val="15"/>
        </w:rPr>
        <w:t xml:space="preserve"> rust  —  메모리 상 변환</w:t>
      </w:r>
    </w:p>
    <w:p>
      <w:pPr>
        <w:pStyle w:val="Code"/>
        <w:keepNext/>
        <w:keepLines/>
      </w:pPr>
      <w:r>
        <w:t xml:space="preserve">use office2pdf::config::{ConvertOptions, Format};</w:t>
      </w:r>
    </w:p>
    <w:p>
      <w:pPr>
        <w:pStyle w:val="Code"/>
        <w:keepNext/>
        <w:keepLines/>
      </w:pPr>
      <w:r>
        <w:t xml:space="preserve"> </w:t>
      </w:r>
    </w:p>
    <w:p>
      <w:pPr>
        <w:pStyle w:val="Code"/>
        <w:keepNext/>
        <w:keepLines/>
      </w:pPr>
      <w:r>
        <w:t xml:space="preserve">let docx_bytes = std::fs::read("report.docx").unwrap();</w:t>
      </w:r>
    </w:p>
    <w:p>
      <w:pPr>
        <w:pStyle w:val="Code"/>
        <w:keepNext/>
        <w:keepLines/>
      </w:pPr>
      <w:r>
        <w:t xml:space="preserve">let result = office2pdf::convert_bytes(</w:t>
      </w:r>
    </w:p>
    <w:p>
      <w:pPr>
        <w:pStyle w:val="Code"/>
        <w:keepNext/>
        <w:keepLines/>
      </w:pPr>
      <w:r>
        <w:t xml:space="preserve">    &amp;docx_bytes,</w:t>
      </w:r>
    </w:p>
    <w:p>
      <w:pPr>
        <w:pStyle w:val="Code"/>
        <w:keepNext/>
        <w:keepLines/>
      </w:pPr>
      <w:r>
        <w:t xml:space="preserve">    Format::Docx,</w:t>
      </w:r>
    </w:p>
    <w:p>
      <w:pPr>
        <w:pStyle w:val="Code"/>
        <w:keepNext/>
        <w:keepLines/>
      </w:pPr>
      <w:r>
        <w:t xml:space="preserve">    &amp;ConvertOptions::default(),</w:t>
      </w:r>
    </w:p>
    <w:p>
      <w:pPr>
        <w:pStyle w:val="Code"/>
        <w:keepNext/>
        <w:keepLines/>
      </w:pPr>
      <w:r>
        <w:t xml:space="preserve">).unwrap();</w:t>
      </w:r>
    </w:p>
    <w:p>
      <w:pPr>
        <w:pStyle w:val="Code"/>
        <w:keepNext w:val="false"/>
        <w:keepLines/>
      </w:pPr>
      <w:r>
        <w:t xml:space="preserve">std::fs::write("report.pdf", &amp;result.pdf).unwrap();</w:t>
      </w:r>
    </w:p>
    <w:p>
      <w:pPr>
        <w:spacing w:after="140" w:before="0"/>
      </w:pPr>
      <w:r>
        <w:rPr>
          <w:sz w:val="6"/>
          <w:szCs w:val="6"/>
        </w:rPr>
        <w:t xml:space="preserve"/>
      </w:r>
    </w:p>
    <w:p>
      <w:pPr>
        <w:pStyle w:val="Heading2"/>
      </w:pPr>
      <w:r>
        <w:t xml:space="preserve">9.2 공개 API 요약</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라이브러리 공개 API</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400"/>
        <w:gridCol w:w="2500"/>
        <w:gridCol w:w="1400"/>
        <w:gridCol w:w="2700"/>
      </w:tblGrid>
      <w:tr>
        <w:trPr>
          <w:cantSplit/>
          <w:tblHeader/>
        </w:trPr>
        <w:tc>
          <w:tcPr>
            <w:tcW w:type="dxa" w:w="2400"/>
            <w:shd w:fill="1F3864" w:color="auto" w:val="clear"/>
            <w:tcMar>
              <w:top w:type="dxa" w:w="45"/>
              <w:left w:type="dxa" w:w="95"/>
              <w:bottom w:type="dxa" w:w="45"/>
              <w:right w:type="dxa" w:w="95"/>
            </w:tcMar>
            <w:vAlign w:val="center"/>
          </w:tcPr>
          <w:p>
            <w:pPr>
              <w:pStyle w:val="TableHead"/>
              <w:keepNext/>
            </w:pPr>
            <w:r>
              <w:t xml:space="preserve">함수</w:t>
            </w:r>
          </w:p>
        </w:tc>
        <w:tc>
          <w:tcPr>
            <w:tcW w:type="dxa" w:w="2500"/>
            <w:shd w:fill="1F3864" w:color="auto" w:val="clear"/>
            <w:tcMar>
              <w:top w:type="dxa" w:w="45"/>
              <w:left w:type="dxa" w:w="95"/>
              <w:bottom w:type="dxa" w:w="45"/>
              <w:right w:type="dxa" w:w="95"/>
            </w:tcMar>
            <w:vAlign w:val="center"/>
          </w:tcPr>
          <w:p>
            <w:pPr>
              <w:pStyle w:val="TableHead"/>
              <w:keepNext/>
            </w:pPr>
            <w:r>
              <w:t xml:space="preserve">입력</w:t>
            </w:r>
          </w:p>
        </w:tc>
        <w:tc>
          <w:tcPr>
            <w:tcW w:type="dxa" w:w="1400"/>
            <w:shd w:fill="1F3864" w:color="auto" w:val="clear"/>
            <w:tcMar>
              <w:top w:type="dxa" w:w="45"/>
              <w:left w:type="dxa" w:w="95"/>
              <w:bottom w:type="dxa" w:w="45"/>
              <w:right w:type="dxa" w:w="95"/>
            </w:tcMar>
            <w:vAlign w:val="center"/>
          </w:tcPr>
          <w:p>
            <w:pPr>
              <w:pStyle w:val="TableHead"/>
              <w:keepNext/>
            </w:pPr>
            <w:r>
              <w:t xml:space="preserve">가용 타깃</w:t>
            </w:r>
          </w:p>
        </w:tc>
        <w:tc>
          <w:tcPr>
            <w:tcW w:type="dxa" w:w="2700"/>
            <w:shd w:fill="1F3864" w:color="auto" w:val="clear"/>
            <w:tcMar>
              <w:top w:type="dxa" w:w="45"/>
              <w:left w:type="dxa" w:w="95"/>
              <w:bottom w:type="dxa" w:w="45"/>
              <w:right w:type="dxa" w:w="95"/>
            </w:tcMar>
            <w:vAlign w:val="center"/>
          </w:tcPr>
          <w:p>
            <w:pPr>
              <w:pStyle w:val="TableHead"/>
              <w:keepNext/>
            </w:pPr>
            <w:r>
              <w:t xml:space="preserve">비고</w:t>
            </w:r>
          </w:p>
        </w:tc>
      </w:tr>
      <w:tr>
        <w:trPr>
          <w:cantSplit/>
        </w:trPr>
        <w:tc>
          <w:tcPr>
            <w:tcW w:type="dxa" w:w="2400"/>
            <w:shd w:fill="F2F7FC" w:color="auto" w:val="clear"/>
            <w:tcMar>
              <w:top w:type="dxa" w:w="45"/>
              <w:left w:type="dxa" w:w="95"/>
              <w:bottom w:type="dxa" w:w="45"/>
              <w:right w:type="dxa" w:w="95"/>
            </w:tcMar>
            <w:vAlign w:val="center"/>
          </w:tcPr>
          <w:p>
            <w:pPr>
              <w:pStyle w:val="TableCellMono"/>
              <w:keepNext/>
              <w:jc w:val="left"/>
            </w:pPr>
            <w:r>
              <w:t xml:space="preserve">convert</w:t>
            </w:r>
          </w:p>
        </w:tc>
        <w:tc>
          <w:tcPr>
            <w:tcW w:type="dxa" w:w="2500"/>
            <w:shd w:fill="F2F7FC" w:color="auto" w:val="clear"/>
            <w:tcMar>
              <w:top w:type="dxa" w:w="45"/>
              <w:left w:type="dxa" w:w="95"/>
              <w:bottom w:type="dxa" w:w="45"/>
              <w:right w:type="dxa" w:w="95"/>
            </w:tcMar>
            <w:vAlign w:val="center"/>
          </w:tcPr>
          <w:p>
            <w:pPr>
              <w:pStyle w:val="TableCellText"/>
              <w:keepNext/>
              <w:jc w:val="left"/>
            </w:pPr>
            <w:r>
              <w:t xml:space="preserve">파일 경로</w:t>
            </w:r>
          </w:p>
        </w:tc>
        <w:tc>
          <w:tcPr>
            <w:tcW w:type="dxa" w:w="1400"/>
            <w:shd w:fill="F2F7FC" w:color="auto" w:val="clear"/>
            <w:tcMar>
              <w:top w:type="dxa" w:w="45"/>
              <w:left w:type="dxa" w:w="95"/>
              <w:bottom w:type="dxa" w:w="45"/>
              <w:right w:type="dxa" w:w="95"/>
            </w:tcMar>
            <w:vAlign w:val="center"/>
          </w:tcPr>
          <w:p>
            <w:pPr>
              <w:pStyle w:val="TableCellText"/>
              <w:keepNext/>
              <w:jc w:val="center"/>
            </w:pPr>
            <w:r>
              <w:t xml:space="preserve">네이티브</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확장자로 형식 자동 판정</w:t>
            </w:r>
          </w:p>
        </w:tc>
      </w:tr>
      <w:tr>
        <w:trPr>
          <w:cantSplit/>
        </w:trPr>
        <w:tc>
          <w:tcPr>
            <w:tcW w:type="dxa" w:w="2400"/>
            <w:shd w:fill="FFFFFF" w:color="auto" w:val="clear"/>
            <w:tcMar>
              <w:top w:type="dxa" w:w="45"/>
              <w:left w:type="dxa" w:w="95"/>
              <w:bottom w:type="dxa" w:w="45"/>
              <w:right w:type="dxa" w:w="95"/>
            </w:tcMar>
            <w:vAlign w:val="center"/>
          </w:tcPr>
          <w:p>
            <w:pPr>
              <w:pStyle w:val="TableCellMono"/>
              <w:keepNext/>
              <w:jc w:val="left"/>
            </w:pPr>
            <w:r>
              <w:t xml:space="preserve">convert_with_options</w:t>
            </w:r>
          </w:p>
        </w:tc>
        <w:tc>
          <w:tcPr>
            <w:tcW w:type="dxa" w:w="2500"/>
            <w:shd w:fill="FFFFFF" w:color="auto" w:val="clear"/>
            <w:tcMar>
              <w:top w:type="dxa" w:w="45"/>
              <w:left w:type="dxa" w:w="95"/>
              <w:bottom w:type="dxa" w:w="45"/>
              <w:right w:type="dxa" w:w="95"/>
            </w:tcMar>
            <w:vAlign w:val="center"/>
          </w:tcPr>
          <w:p>
            <w:pPr>
              <w:pStyle w:val="TableCellText"/>
              <w:keepNext/>
              <w:jc w:val="left"/>
            </w:pPr>
            <w:r>
              <w:t xml:space="preserve">파일 경로 + 옵션</w:t>
            </w:r>
          </w:p>
        </w:tc>
        <w:tc>
          <w:tcPr>
            <w:tcW w:type="dxa" w:w="1400"/>
            <w:shd w:fill="FFFFFF" w:color="auto" w:val="clear"/>
            <w:tcMar>
              <w:top w:type="dxa" w:w="45"/>
              <w:left w:type="dxa" w:w="95"/>
              <w:bottom w:type="dxa" w:w="45"/>
              <w:right w:type="dxa" w:w="95"/>
            </w:tcMar>
            <w:vAlign w:val="center"/>
          </w:tcPr>
          <w:p>
            <w:pPr>
              <w:pStyle w:val="TableCellText"/>
              <w:keepNext/>
              <w:jc w:val="center"/>
            </w:pPr>
            <w:r>
              <w:t xml:space="preserve">네이티브</w:t>
            </w:r>
          </w:p>
        </w:tc>
        <w:tc>
          <w:tcPr>
            <w:tcW w:type="dxa" w:w="2700"/>
            <w:shd w:fill="FFFFFF" w:color="auto" w:val="clear"/>
            <w:tcMar>
              <w:top w:type="dxa" w:w="45"/>
              <w:left w:type="dxa" w:w="95"/>
              <w:bottom w:type="dxa" w:w="45"/>
              <w:right w:type="dxa" w:w="95"/>
            </w:tcMar>
            <w:vAlign w:val="center"/>
          </w:tcPr>
          <w:p>
            <w:pPr>
              <w:pStyle w:val="TableCellText"/>
              <w:keepNext/>
              <w:jc w:val="left"/>
            </w:pPr>
            <w:r>
              <w:t xml:space="preserve">용지·시트·슬라이드·폰트 지정</w:t>
            </w:r>
          </w:p>
        </w:tc>
      </w:tr>
      <w:tr>
        <w:trPr>
          <w:cantSplit/>
        </w:trPr>
        <w:tc>
          <w:tcPr>
            <w:tcW w:type="dxa" w:w="2400"/>
            <w:shd w:fill="F2F7FC" w:color="auto" w:val="clear"/>
            <w:tcMar>
              <w:top w:type="dxa" w:w="45"/>
              <w:left w:type="dxa" w:w="95"/>
              <w:bottom w:type="dxa" w:w="45"/>
              <w:right w:type="dxa" w:w="95"/>
            </w:tcMar>
            <w:vAlign w:val="center"/>
          </w:tcPr>
          <w:p>
            <w:pPr>
              <w:pStyle w:val="TableCellMono"/>
              <w:keepNext/>
              <w:jc w:val="left"/>
            </w:pPr>
            <w:r>
              <w:t xml:space="preserve">convert_bytes</w:t>
            </w:r>
          </w:p>
        </w:tc>
        <w:tc>
          <w:tcPr>
            <w:tcW w:type="dxa" w:w="2500"/>
            <w:shd w:fill="F2F7FC" w:color="auto" w:val="clear"/>
            <w:tcMar>
              <w:top w:type="dxa" w:w="45"/>
              <w:left w:type="dxa" w:w="95"/>
              <w:bottom w:type="dxa" w:w="45"/>
              <w:right w:type="dxa" w:w="95"/>
            </w:tcMar>
            <w:vAlign w:val="center"/>
          </w:tcPr>
          <w:p>
            <w:pPr>
              <w:pStyle w:val="TableCellText"/>
              <w:keepNext/>
              <w:jc w:val="left"/>
            </w:pPr>
            <w:r>
              <w:t xml:space="preserve">바이트 + 형식 + 옵션</w:t>
            </w:r>
          </w:p>
        </w:tc>
        <w:tc>
          <w:tcPr>
            <w:tcW w:type="dxa" w:w="1400"/>
            <w:shd w:fill="F2F7FC" w:color="auto" w:val="clear"/>
            <w:tcMar>
              <w:top w:type="dxa" w:w="45"/>
              <w:left w:type="dxa" w:w="95"/>
              <w:bottom w:type="dxa" w:w="45"/>
              <w:right w:type="dxa" w:w="95"/>
            </w:tcMar>
            <w:vAlign w:val="center"/>
          </w:tcPr>
          <w:p>
            <w:pPr>
              <w:pStyle w:val="TableCellText"/>
              <w:keepNext/>
              <w:jc w:val="center"/>
            </w:pPr>
            <w:r>
              <w:t xml:space="preserve">전 타깃</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WASM 포함. 스트리밍 모드 지원</w:t>
            </w:r>
          </w:p>
        </w:tc>
      </w:tr>
      <w:tr>
        <w:trPr>
          <w:cantSplit/>
        </w:trPr>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render_document</w:t>
            </w:r>
          </w:p>
        </w:tc>
        <w:tc>
          <w:tcPr>
            <w:tcW w:type="dxa" w:w="2500"/>
            <w:shd w:fill="FFFFFF" w:color="auto" w:val="clear"/>
            <w:tcMar>
              <w:top w:type="dxa" w:w="45"/>
              <w:left w:type="dxa" w:w="95"/>
              <w:bottom w:type="dxa" w:w="45"/>
              <w:right w:type="dxa" w:w="95"/>
            </w:tcMar>
            <w:vAlign w:val="center"/>
          </w:tcPr>
          <w:p>
            <w:pPr>
              <w:pStyle w:val="TableCellText"/>
              <w:keepNext w:val="false"/>
              <w:jc w:val="left"/>
            </w:pPr>
            <w:r>
              <w:t xml:space="preserve">IR Document</w:t>
            </w:r>
          </w:p>
        </w:tc>
        <w:tc>
          <w:tcPr>
            <w:tcW w:type="dxa" w:w="1400"/>
            <w:shd w:fill="FFFFFF" w:color="auto" w:val="clear"/>
            <w:tcMar>
              <w:top w:type="dxa" w:w="45"/>
              <w:left w:type="dxa" w:w="95"/>
              <w:bottom w:type="dxa" w:w="45"/>
              <w:right w:type="dxa" w:w="95"/>
            </w:tcMar>
            <w:vAlign w:val="center"/>
          </w:tcPr>
          <w:p>
            <w:pPr>
              <w:pStyle w:val="TableCellText"/>
              <w:keepNext w:val="false"/>
              <w:jc w:val="center"/>
            </w:pPr>
            <w:r>
              <w:t xml:space="preserve">전 타깃</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직접 구성한 IR을 조판</w:t>
            </w:r>
          </w:p>
        </w:tc>
      </w:tr>
    </w:tbl>
    <w:p>
      <w:pPr>
        <w:pStyle w:val="Heading2"/>
      </w:pPr>
      <w:r>
        <w:t xml:space="preserve">9.3 CLI 설치</w:t>
      </w:r>
    </w:p>
    <w:p>
      <w:pPr>
        <w:pStyle w:val="Code"/>
        <w:keepNext/>
        <w:shd w:fill="1F3864" w:color="auto" w:val="clear"/>
      </w:pPr>
      <w:r>
        <w:rPr>
          <w:b/>
          <w:bCs/>
          <w:color w:val="FFFFFF"/>
          <w:sz w:val="15"/>
          <w:szCs w:val="15"/>
        </w:rPr>
        <w:t xml:space="preserve"> bash</w:t>
      </w:r>
    </w:p>
    <w:p>
      <w:pPr>
        <w:pStyle w:val="Code"/>
        <w:keepNext w:val="false"/>
        <w:keepLines/>
      </w:pPr>
      <w:r>
        <w:t xml:space="preserve">cargo install office2pdf-cli</w:t>
      </w:r>
    </w:p>
    <w:p>
      <w:pPr>
        <w:spacing w:after="140" w:before="0"/>
      </w:pPr>
      <w:r>
        <w:rPr>
          <w:sz w:val="6"/>
          <w:szCs w:val="6"/>
        </w:rPr>
        <w:t xml:space="preserve"/>
      </w:r>
    </w:p>
    <w:p>
      <w:r>
        <w:t xml:space="preserve">설치 후 기본 사용은 다음과 같다.</w:t>
      </w:r>
    </w:p>
    <w:p>
      <w:pPr>
        <w:pStyle w:val="Code"/>
        <w:keepNext/>
        <w:shd w:fill="1F3864" w:color="auto" w:val="clear"/>
      </w:pPr>
      <w:r>
        <w:rPr>
          <w:b/>
          <w:bCs/>
          <w:color w:val="FFFFFF"/>
          <w:sz w:val="15"/>
          <w:szCs w:val="15"/>
        </w:rPr>
        <w:t xml:space="preserve"> bash</w:t>
      </w:r>
    </w:p>
    <w:p>
      <w:pPr>
        <w:pStyle w:val="Code"/>
        <w:keepNext/>
        <w:keepLines/>
      </w:pPr>
      <w:r>
        <w:t xml:space="preserve"># 단일 파일 변환 (report.pdf 생성)</w:t>
      </w:r>
    </w:p>
    <w:p>
      <w:pPr>
        <w:pStyle w:val="Code"/>
        <w:keepNext/>
        <w:keepLines/>
      </w:pPr>
      <w:r>
        <w:t xml:space="preserve">office2pdf report.docx</w:t>
      </w:r>
    </w:p>
    <w:p>
      <w:pPr>
        <w:pStyle w:val="Code"/>
        <w:keepNext/>
        <w:keepLines/>
      </w:pPr>
      <w:r>
        <w:t xml:space="preserve"> </w:t>
      </w:r>
    </w:p>
    <w:p>
      <w:pPr>
        <w:pStyle w:val="Code"/>
        <w:keepNext/>
        <w:keepLines/>
      </w:pPr>
      <w:r>
        <w:t xml:space="preserve"># 출력 경로 명시</w:t>
      </w:r>
    </w:p>
    <w:p>
      <w:pPr>
        <w:pStyle w:val="Code"/>
        <w:keepNext/>
        <w:keepLines/>
      </w:pPr>
      <w:r>
        <w:t xml:space="preserve">office2pdf report.docx -o output.pdf</w:t>
      </w:r>
    </w:p>
    <w:p>
      <w:pPr>
        <w:pStyle w:val="Code"/>
        <w:keepNext/>
        <w:keepLines/>
      </w:pPr>
      <w:r>
        <w:t xml:space="preserve"> </w:t>
      </w:r>
    </w:p>
    <w:p>
      <w:pPr>
        <w:pStyle w:val="Code"/>
        <w:keepNext/>
        <w:keepLines/>
      </w:pPr>
      <w:r>
        <w:t xml:space="preserve"># 일괄 변환</w:t>
      </w:r>
    </w:p>
    <w:p>
      <w:pPr>
        <w:pStyle w:val="Code"/>
        <w:keepNext/>
        <w:keepLines/>
      </w:pPr>
      <w:r>
        <w:t xml:space="preserve">office2pdf *.docx --outdir pdfs/</w:t>
      </w:r>
    </w:p>
    <w:p>
      <w:pPr>
        <w:pStyle w:val="Code"/>
        <w:keepNext/>
        <w:keepLines/>
      </w:pPr>
      <w:r>
        <w:t xml:space="preserve"> </w:t>
      </w:r>
    </w:p>
    <w:p>
      <w:pPr>
        <w:pStyle w:val="Code"/>
        <w:keepNext/>
        <w:keepLines/>
      </w:pPr>
      <w:r>
        <w:t xml:space="preserve"># 옵션 조합</w:t>
      </w:r>
    </w:p>
    <w:p>
      <w:pPr>
        <w:pStyle w:val="Code"/>
        <w:keepNext/>
        <w:keepLines/>
      </w:pPr>
      <w:r>
        <w:t xml:space="preserve">office2pdf slides.pptx --paper a4 --landscape</w:t>
      </w:r>
    </w:p>
    <w:p>
      <w:pPr>
        <w:pStyle w:val="Code"/>
        <w:keepNext/>
        <w:keepLines/>
      </w:pPr>
      <w:r>
        <w:t xml:space="preserve">office2pdf spreadsheet.xlsx --sheets "Sheet1,Summary"</w:t>
      </w:r>
    </w:p>
    <w:p>
      <w:pPr>
        <w:pStyle w:val="Code"/>
        <w:keepNext/>
        <w:keepLines/>
      </w:pPr>
      <w:r>
        <w:t xml:space="preserve">office2pdf document.docx --pdf-a</w:t>
      </w:r>
    </w:p>
    <w:p>
      <w:pPr>
        <w:pStyle w:val="Code"/>
        <w:keepNext w:val="false"/>
        <w:keepLines/>
      </w:pPr>
      <w:r>
        <w:t xml:space="preserve">office2pdf report.docx --font-path /usr/share/fonts/custom</w:t>
      </w:r>
    </w:p>
    <w:p>
      <w:pPr>
        <w:spacing w:after="140" w:before="0"/>
      </w:pPr>
      <w:r>
        <w:rPr>
          <w:sz w:val="6"/>
          <w:szCs w:val="6"/>
        </w:rPr>
        <w:t xml:space="preserve"/>
      </w:r>
    </w:p>
    <w:p>
      <w:r>
        <w:t xml:space="preserve">macOS에서는 시스템 폰트로 넘어가기 전에 Microsoft Office 애플리케이션 폰트와 로컬 Office 폰트 캐시를 자동 탐색한다. 따라서 </w:t>
      </w:r>
      <w:r>
        <w:rPr>
          <w:rStyle w:val="InlineCode"/>
        </w:rPr>
        <w:t xml:space="preserve">--font-path</w:t>
      </w:r>
      <w:r>
        <w:t xml:space="preserve">는 사용자 정의 글꼴을 덮어쓸 때만 필요하다.</w:t>
      </w:r>
    </w:p>
    <w:p>
      <w:pPr>
        <w:pStyle w:val="Heading1"/>
      </w:pPr>
      <w:bookmarkStart w:name="ch10" w:id="109"/>
      <w:r>
        <w:t xml:space="preserve">10. CLI 레퍼런스</w:t>
      </w:r>
      <w:bookmarkEnd w:id="109"/>
    </w:p>
    <w:p>
      <w:pPr>
        <w:pStyle w:val="Heading2"/>
      </w:pPr>
      <w:r>
        <w:t xml:space="preserve">10.1 변환 옵션</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CLI 변환 옵션 전체 목록</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500"/>
        <w:gridCol w:w="1300"/>
        <w:gridCol w:w="5200"/>
      </w:tblGrid>
      <w:tr>
        <w:trPr>
          <w:cantSplit/>
          <w:tblHeader/>
        </w:trPr>
        <w:tc>
          <w:tcPr>
            <w:tcW w:type="dxa" w:w="2500"/>
            <w:shd w:fill="1F3864" w:color="auto" w:val="clear"/>
            <w:tcMar>
              <w:top w:type="dxa" w:w="45"/>
              <w:left w:type="dxa" w:w="95"/>
              <w:bottom w:type="dxa" w:w="45"/>
              <w:right w:type="dxa" w:w="95"/>
            </w:tcMar>
            <w:vAlign w:val="center"/>
          </w:tcPr>
          <w:p>
            <w:pPr>
              <w:pStyle w:val="TableHead"/>
              <w:keepNext w:val="false"/>
            </w:pPr>
            <w:r>
              <w:t xml:space="preserve">플래그</w:t>
            </w:r>
          </w:p>
        </w:tc>
        <w:tc>
          <w:tcPr>
            <w:tcW w:type="dxa" w:w="1300"/>
            <w:shd w:fill="1F3864" w:color="auto" w:val="clear"/>
            <w:tcMar>
              <w:top w:type="dxa" w:w="45"/>
              <w:left w:type="dxa" w:w="95"/>
              <w:bottom w:type="dxa" w:w="45"/>
              <w:right w:type="dxa" w:w="95"/>
            </w:tcMar>
            <w:vAlign w:val="center"/>
          </w:tcPr>
          <w:p>
            <w:pPr>
              <w:pStyle w:val="TableHead"/>
              <w:keepNext w:val="false"/>
            </w:pPr>
            <w:r>
              <w:t xml:space="preserve">인수</w:t>
            </w:r>
          </w:p>
        </w:tc>
        <w:tc>
          <w:tcPr>
            <w:tcW w:type="dxa" w:w="5200"/>
            <w:shd w:fill="1F3864" w:color="auto" w:val="clear"/>
            <w:tcMar>
              <w:top w:type="dxa" w:w="45"/>
              <w:left w:type="dxa" w:w="95"/>
              <w:bottom w:type="dxa" w:w="45"/>
              <w:right w:type="dxa" w:w="95"/>
            </w:tcMar>
            <w:vAlign w:val="center"/>
          </w:tcPr>
          <w:p>
            <w:pPr>
              <w:pStyle w:val="TableHead"/>
              <w:keepNext w:val="false"/>
            </w:pPr>
            <w:r>
              <w:t xml:space="preserve">설명</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-o, --output</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&lt;PATH&gt;</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출력 PDF 경로 (입력이 하나일 때만 유효)</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--outdir</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&lt;DIR&gt;</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일괄 변환 출력 디렉터리</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--paper</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&lt;SIZE&gt;</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용지 크기: a4 | letter | legal</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--landscape</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가로 방향 강제</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--pdf-a</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PDF/A-2b 준수 출력</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--tagged</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접근성 구조 태그 포함 출력</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--pdf-ua</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PDF/UA-1 준수 출력 (--tagged 함의)</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--sheets</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&lt;NAMES&gt;</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XLSX 시트 필터 (쉼표 구분)</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--slides</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&lt;RANGE&gt;</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PPTX 슬라이드 범위 (예: 1-5 또는 3)</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--font-path</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&lt;DIR&gt;</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추가 폰트 디렉터리 (반복 지정 가능)</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--streaming</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대용량 XLSX 청크 처리 모드</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--streaming-chunk-size</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&lt;N&gt;</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청크 행 수 (기본 1000)</w:t>
            </w:r>
          </w:p>
        </w:tc>
      </w:tr>
      <w:tr>
        <w:trPr>
          <w:cantSplit/>
        </w:trPr>
        <w:tc>
          <w:tcPr>
            <w:tcW w:type="dxa" w:w="2500"/>
            <w:shd w:fill="F2F7FC" w:color="auto" w:val="clear"/>
            <w:tcMar>
              <w:top w:type="dxa" w:w="45"/>
              <w:left w:type="dxa" w:w="95"/>
              <w:bottom w:type="dxa" w:w="45"/>
              <w:right w:type="dxa" w:w="95"/>
            </w:tcMar>
            <w:vAlign w:val="center"/>
          </w:tcPr>
          <w:p>
            <w:pPr>
              <w:pStyle w:val="TableCellMono"/>
              <w:keepNext w:val="false"/>
              <w:jc w:val="left"/>
            </w:pPr>
            <w:r>
              <w:t xml:space="preserve">--metrics</w:t>
            </w:r>
          </w:p>
        </w:tc>
        <w:tc>
          <w:tcPr>
            <w:tcW w:type="dxa" w:w="1300"/>
            <w:shd w:fill="F2F7FC" w:color="auto" w:val="clear"/>
            <w:tcMar>
              <w:top w:type="dxa" w:w="45"/>
              <w:left w:type="dxa" w:w="95"/>
              <w:bottom w:type="dxa" w:w="45"/>
              <w:right w:type="dxa" w:w="95"/>
            </w:tcMar>
            <w:vAlign w:val="center"/>
          </w:tcPr>
          <w:p>
            <w:pPr>
              <w:pStyle w:val="TableCellMono"/>
              <w:keepNext w:val="false"/>
              <w:jc w:val="left"/>
            </w:pPr>
            <w:r>
              <w:t xml:space="preserve">—</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단계별 소요 시간을 표준 오류로 출력</w:t>
            </w:r>
          </w:p>
        </w:tc>
      </w:tr>
      <w:tr>
        <w:trPr>
          <w:cantSplit/>
        </w:trPr>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-j, --jobs</w:t>
            </w:r>
          </w:p>
        </w:tc>
        <w:tc>
          <w:tcPr>
            <w:tcW w:type="dxa" w:w="1300"/>
            <w:shd w:fill="FFFFFF" w:color="auto" w:val="clear"/>
            <w:tcMar>
              <w:top w:type="dxa" w:w="45"/>
              <w:left w:type="dxa" w:w="95"/>
              <w:bottom w:type="dxa" w:w="45"/>
              <w:right w:type="dxa" w:w="95"/>
            </w:tcMar>
            <w:vAlign w:val="center"/>
          </w:tcPr>
          <w:p>
            <w:pPr>
              <w:pStyle w:val="TableCellMono"/>
              <w:keepNext w:val="false"/>
              <w:jc w:val="left"/>
            </w:pPr>
            <w:r>
              <w:t xml:space="preserve">&lt;N&gt;</w:t>
            </w:r>
          </w:p>
        </w:tc>
        <w:tc>
          <w:tcPr>
            <w:tcW w:type="dxa" w:w="5200"/>
            <w:shd w:fill="FFFFFF" w:color="auto" w:val="clear"/>
            <w:tcMar>
              <w:top w:type="dxa" w:w="45"/>
              <w:left w:type="dxa" w:w="95"/>
              <w:bottom w:type="dxa" w:w="45"/>
              <w:right w:type="dxa" w:w="95"/>
            </w:tcMar>
            <w:vAlign w:val="center"/>
          </w:tcPr>
          <w:p>
            <w:pPr>
              <w:pStyle w:val="TableCellText"/>
              <w:keepNext w:val="false"/>
              <w:jc w:val="left"/>
            </w:pPr>
            <w:r>
              <w:t xml:space="preserve">병렬 변환 작업 수 (기본: CPU 코어 수)</w:t>
            </w:r>
          </w:p>
        </w:tc>
      </w:tr>
    </w:tbl>
    <w:p>
      <w:pPr>
        <w:pStyle w:val="Heading2"/>
      </w:pPr>
      <w:r>
        <w:t xml:space="preserve">10.2 하위 명령</w:t>
      </w:r>
    </w:p>
    <w:p>
      <w:r>
        <w:t xml:space="preserve">변환 외에 PDF 후처리와 서버 실행을 하위 명령으로 제공한다.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CLI 하위 명령</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100"/>
        <w:gridCol w:w="2900"/>
        <w:gridCol w:w="5000"/>
      </w:tblGrid>
      <w:tr>
        <w:trPr>
          <w:cantSplit/>
          <w:tblHeader/>
        </w:trPr>
        <w:tc>
          <w:tcPr>
            <w:tcW w:type="dxa" w:w="1100"/>
            <w:shd w:fill="1F3864" w:color="auto" w:val="clear"/>
            <w:tcMar>
              <w:top w:type="dxa" w:w="45"/>
              <w:left w:type="dxa" w:w="95"/>
              <w:bottom w:type="dxa" w:w="45"/>
              <w:right w:type="dxa" w:w="95"/>
            </w:tcMar>
            <w:vAlign w:val="center"/>
          </w:tcPr>
          <w:p>
            <w:pPr>
              <w:pStyle w:val="TableHead"/>
              <w:keepNext/>
            </w:pPr>
            <w:r>
              <w:t xml:space="preserve">명령</w:t>
            </w:r>
          </w:p>
        </w:tc>
        <w:tc>
          <w:tcPr>
            <w:tcW w:type="dxa" w:w="2900"/>
            <w:shd w:fill="1F3864" w:color="auto" w:val="clear"/>
            <w:tcMar>
              <w:top w:type="dxa" w:w="45"/>
              <w:left w:type="dxa" w:w="95"/>
              <w:bottom w:type="dxa" w:w="45"/>
              <w:right w:type="dxa" w:w="95"/>
            </w:tcMar>
            <w:vAlign w:val="center"/>
          </w:tcPr>
          <w:p>
            <w:pPr>
              <w:pStyle w:val="TableHead"/>
              <w:keepNext/>
            </w:pPr>
            <w:r>
              <w:t xml:space="preserve">용도</w:t>
            </w:r>
          </w:p>
        </w:tc>
        <w:tc>
          <w:tcPr>
            <w:tcW w:type="dxa" w:w="5000"/>
            <w:shd w:fill="1F3864" w:color="auto" w:val="clear"/>
            <w:tcMar>
              <w:top w:type="dxa" w:w="45"/>
              <w:left w:type="dxa" w:w="95"/>
              <w:bottom w:type="dxa" w:w="45"/>
              <w:right w:type="dxa" w:w="95"/>
            </w:tcMar>
            <w:vAlign w:val="center"/>
          </w:tcPr>
          <w:p>
            <w:pPr>
              <w:pStyle w:val="TableHead"/>
              <w:keepNext/>
            </w:pPr>
            <w:r>
              <w:t xml:space="preserve">예시</w:t>
            </w:r>
          </w:p>
        </w:tc>
      </w:tr>
      <w:tr>
        <w:trPr>
          <w:cantSplit/>
        </w:trPr>
        <w:tc>
          <w:tcPr>
            <w:tcW w:type="dxa" w:w="1100"/>
            <w:shd w:fill="F2F7FC" w:color="auto" w:val="clear"/>
            <w:tcMar>
              <w:top w:type="dxa" w:w="45"/>
              <w:left w:type="dxa" w:w="95"/>
              <w:bottom w:type="dxa" w:w="45"/>
              <w:right w:type="dxa" w:w="95"/>
            </w:tcMar>
            <w:vAlign w:val="center"/>
          </w:tcPr>
          <w:p>
            <w:pPr>
              <w:pStyle w:val="TableCellMono"/>
              <w:keepNext/>
              <w:jc w:val="center"/>
            </w:pPr>
            <w:r>
              <w:t xml:space="preserve">merge</w:t>
            </w:r>
          </w:p>
        </w:tc>
        <w:tc>
          <w:tcPr>
            <w:tcW w:type="dxa" w:w="2900"/>
            <w:shd w:fill="F2F7FC" w:color="auto" w:val="clear"/>
            <w:tcMar>
              <w:top w:type="dxa" w:w="45"/>
              <w:left w:type="dxa" w:w="95"/>
              <w:bottom w:type="dxa" w:w="45"/>
              <w:right w:type="dxa" w:w="95"/>
            </w:tcMar>
            <w:vAlign w:val="center"/>
          </w:tcPr>
          <w:p>
            <w:pPr>
              <w:pStyle w:val="TableCellText"/>
              <w:keepNext/>
              <w:jc w:val="left"/>
            </w:pPr>
            <w:r>
              <w:t xml:space="preserve">여러 PDF를 하나로 병합</w:t>
            </w:r>
          </w:p>
        </w:tc>
        <w:tc>
          <w:tcPr>
            <w:tcW w:type="dxa" w:w="5000"/>
            <w:shd w:fill="F2F7FC" w:color="auto" w:val="clear"/>
            <w:tcMar>
              <w:top w:type="dxa" w:w="45"/>
              <w:left w:type="dxa" w:w="95"/>
              <w:bottom w:type="dxa" w:w="45"/>
              <w:right w:type="dxa" w:w="95"/>
            </w:tcMar>
            <w:vAlign w:val="center"/>
          </w:tcPr>
          <w:p>
            <w:pPr>
              <w:pStyle w:val="TableCellText"/>
              <w:keepNext/>
              <w:jc w:val="left"/>
            </w:pPr>
            <w:r>
              <w:rPr>
                <w:rStyle w:val="InlineCode"/>
              </w:rPr>
              <w:t xml:space="preserve">office2pdf merge a.pdf b.pdf -o out.pdf</w:t>
            </w:r>
          </w:p>
        </w:tc>
      </w:tr>
      <w:tr>
        <w:trPr>
          <w:cantSplit/>
        </w:trPr>
        <w:tc>
          <w:tcPr>
            <w:tcW w:type="dxa" w:w="1100"/>
            <w:shd w:fill="FFFFFF" w:color="auto" w:val="clear"/>
            <w:tcMar>
              <w:top w:type="dxa" w:w="45"/>
              <w:left w:type="dxa" w:w="95"/>
              <w:bottom w:type="dxa" w:w="45"/>
              <w:right w:type="dxa" w:w="95"/>
            </w:tcMar>
            <w:vAlign w:val="center"/>
          </w:tcPr>
          <w:p>
            <w:pPr>
              <w:pStyle w:val="TableCellMono"/>
              <w:keepNext/>
              <w:jc w:val="center"/>
            </w:pPr>
            <w:r>
              <w:t xml:space="preserve">split</w:t>
            </w:r>
          </w:p>
        </w:tc>
        <w:tc>
          <w:tcPr>
            <w:tcW w:type="dxa" w:w="2900"/>
            <w:shd w:fill="FFFFFF" w:color="auto" w:val="clear"/>
            <w:tcMar>
              <w:top w:type="dxa" w:w="45"/>
              <w:left w:type="dxa" w:w="95"/>
              <w:bottom w:type="dxa" w:w="45"/>
              <w:right w:type="dxa" w:w="95"/>
            </w:tcMar>
            <w:vAlign w:val="center"/>
          </w:tcPr>
          <w:p>
            <w:pPr>
              <w:pStyle w:val="TableCellText"/>
              <w:keepNext/>
              <w:jc w:val="left"/>
            </w:pPr>
            <w:r>
              <w:t xml:space="preserve">페이지 범위로 분할</w:t>
            </w:r>
          </w:p>
        </w:tc>
        <w:tc>
          <w:tcPr>
            <w:tcW w:type="dxa" w:w="5000"/>
            <w:shd w:fill="FFFFFF" w:color="auto" w:val="clear"/>
            <w:tcMar>
              <w:top w:type="dxa" w:w="45"/>
              <w:left w:type="dxa" w:w="95"/>
              <w:bottom w:type="dxa" w:w="45"/>
              <w:right w:type="dxa" w:w="95"/>
            </w:tcMar>
            <w:vAlign w:val="center"/>
          </w:tcPr>
          <w:p>
            <w:pPr>
              <w:pStyle w:val="TableCellText"/>
              <w:keepNext/>
              <w:jc w:val="left"/>
            </w:pPr>
            <w:r>
              <w:rPr>
                <w:rStyle w:val="InlineCode"/>
              </w:rPr>
              <w:t xml:space="preserve">office2pdf split in.pdf --pages 1-5,10-15</w:t>
            </w:r>
          </w:p>
        </w:tc>
      </w:tr>
      <w:tr>
        <w:trPr>
          <w:cantSplit/>
        </w:trPr>
        <w:tc>
          <w:tcPr>
            <w:tcW w:type="dxa" w:w="1100"/>
            <w:shd w:fill="F2F7FC" w:color="auto" w:val="clear"/>
            <w:tcMar>
              <w:top w:type="dxa" w:w="45"/>
              <w:left w:type="dxa" w:w="95"/>
              <w:bottom w:type="dxa" w:w="45"/>
              <w:right w:type="dxa" w:w="95"/>
            </w:tcMar>
            <w:vAlign w:val="center"/>
          </w:tcPr>
          <w:p>
            <w:pPr>
              <w:pStyle w:val="TableCellMono"/>
              <w:keepNext w:val="false"/>
              <w:jc w:val="center"/>
            </w:pPr>
            <w:r>
              <w:t xml:space="preserve">serve</w:t>
            </w:r>
          </w:p>
        </w:tc>
        <w:tc>
          <w:tcPr>
            <w:tcW w:type="dxa" w:w="2900"/>
            <w:shd w:fill="F2F7FC" w:color="auto" w:val="clear"/>
            <w:tcMar>
              <w:top w:type="dxa" w:w="45"/>
              <w:left w:type="dxa" w:w="95"/>
              <w:bottom w:type="dxa" w:w="45"/>
              <w:right w:type="dxa" w:w="95"/>
            </w:tcMar>
            <w:vAlign w:val="center"/>
          </w:tcPr>
          <w:p>
            <w:pPr>
              <w:pStyle w:val="TableCellText"/>
              <w:keepNext w:val="false"/>
              <w:jc w:val="left"/>
            </w:pPr>
            <w:r>
              <w:t xml:space="preserve">HTTP 변환 서버 실행</w:t>
            </w:r>
          </w:p>
        </w:tc>
        <w:tc>
          <w:tcPr>
            <w:tcW w:type="dxa" w:w="5000"/>
            <w:shd w:fill="F2F7FC" w:color="auto" w:val="clear"/>
            <w:tcMar>
              <w:top w:type="dxa" w:w="45"/>
              <w:left w:type="dxa" w:w="95"/>
              <w:bottom w:type="dxa" w:w="45"/>
              <w:right w:type="dxa" w:w="95"/>
            </w:tcMar>
            <w:vAlign w:val="center"/>
          </w:tcPr>
          <w:p>
            <w:pPr>
              <w:pStyle w:val="TableCellText"/>
              <w:keepNext w:val="false"/>
              <w:jc w:val="left"/>
            </w:pPr>
            <w:r>
              <w:rPr>
                <w:rStyle w:val="InlineCode"/>
              </w:rPr>
              <w:t xml:space="preserve">office2pdf serve --port 3000</w:t>
            </w:r>
          </w:p>
        </w:tc>
      </w:tr>
    </w:tbl>
    <w:p>
      <w:r>
        <w:t xml:space="preserve">하위 명령은 변환 인수와 상호 배타적으로 선언되어 있어, </w:t>
      </w:r>
      <w:r>
        <w:rPr>
          <w:rStyle w:val="InlineCode"/>
        </w:rPr>
        <w:t xml:space="preserve">merge</w:t>
      </w:r>
      <w:r>
        <w:t xml:space="preserve">를 호출하면서 실수로 변환 옵션을 함께 넘기는 오용을 인수 파서 단계에서 차단한다.</w:t>
      </w:r>
    </w:p>
    <w:p>
      <w:pPr>
        <w:pStyle w:val="Heading2"/>
      </w:pPr>
      <w:r>
        <w:t xml:space="preserve">10.3 일괄 변환의 결과 보고</w:t>
      </w:r>
    </w:p>
    <w:p>
      <w:r>
        <w:t xml:space="preserve">일괄 변환은 성공 목록과 실패 목록을 분리해 집계한다. 한 파일의 실패가 전체 작업을 중단시키지 않으며, 종료 시 실패 항목과 사유가 함께 보고된다. 파일 단위 격리는 대량 마이그레이션 작업에서 특히 중요한 성질이다.</w:t>
      </w:r>
    </w:p>
    <w:p>
      <w:pPr>
        <w:pStyle w:val="Heading1"/>
      </w:pPr>
      <w:bookmarkStart w:name="ch11" w:id="110"/>
      <w:r>
        <w:t xml:space="preserve">11. HTTP 서버 모드와 PDF 후처리</w:t>
      </w:r>
      <w:bookmarkEnd w:id="110"/>
    </w:p>
    <w:p>
      <w:pPr>
        <w:pStyle w:val="Heading2"/>
      </w:pPr>
      <w:r>
        <w:t xml:space="preserve">11.1 서버 엔드포인트</w:t>
      </w:r>
    </w:p>
    <w:p>
      <w:r>
        <w:t xml:space="preserve">선택 기능 </w:t>
      </w:r>
      <w:r>
        <w:rPr>
          <w:rStyle w:val="InlineCode"/>
        </w:rPr>
        <w:t xml:space="preserve">server</w:t>
      </w:r>
      <w:r>
        <w:t xml:space="preserve">를 활성화하면 CLI가 경량 HTTP 서버로 동작한다. 기본 바인딩은 </w:t>
      </w:r>
      <w:r>
        <w:rPr>
          <w:rStyle w:val="InlineCode"/>
        </w:rPr>
        <w:t xml:space="preserve">127.0.0.1:3000</w:t>
      </w:r>
      <w:r>
        <w:t xml:space="preserve">이다.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HTTP 서버 엔드포인트</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300"/>
        <w:gridCol w:w="2200"/>
        <w:gridCol w:w="5500"/>
      </w:tblGrid>
      <w:tr>
        <w:trPr>
          <w:cantSplit/>
          <w:tblHeader/>
        </w:trPr>
        <w:tc>
          <w:tcPr>
            <w:tcW w:type="dxa" w:w="1300"/>
            <w:shd w:fill="1F3864" w:color="auto" w:val="clear"/>
            <w:tcMar>
              <w:top w:type="dxa" w:w="45"/>
              <w:left w:type="dxa" w:w="95"/>
              <w:bottom w:type="dxa" w:w="45"/>
              <w:right w:type="dxa" w:w="95"/>
            </w:tcMar>
            <w:vAlign w:val="center"/>
          </w:tcPr>
          <w:p>
            <w:pPr>
              <w:pStyle w:val="TableHead"/>
              <w:keepNext/>
            </w:pPr>
            <w:r>
              <w:t xml:space="preserve">메서드</w:t>
            </w:r>
          </w:p>
        </w:tc>
        <w:tc>
          <w:tcPr>
            <w:tcW w:type="dxa" w:w="2200"/>
            <w:shd w:fill="1F3864" w:color="auto" w:val="clear"/>
            <w:tcMar>
              <w:top w:type="dxa" w:w="45"/>
              <w:left w:type="dxa" w:w="95"/>
              <w:bottom w:type="dxa" w:w="45"/>
              <w:right w:type="dxa" w:w="95"/>
            </w:tcMar>
            <w:vAlign w:val="center"/>
          </w:tcPr>
          <w:p>
            <w:pPr>
              <w:pStyle w:val="TableHead"/>
              <w:keepNext/>
            </w:pPr>
            <w:r>
              <w:t xml:space="preserve">경로</w:t>
            </w:r>
          </w:p>
        </w:tc>
        <w:tc>
          <w:tcPr>
            <w:tcW w:type="dxa" w:w="5500"/>
            <w:shd w:fill="1F3864" w:color="auto" w:val="clear"/>
            <w:tcMar>
              <w:top w:type="dxa" w:w="45"/>
              <w:left w:type="dxa" w:w="95"/>
              <w:bottom w:type="dxa" w:w="45"/>
              <w:right w:type="dxa" w:w="95"/>
            </w:tcMar>
            <w:vAlign w:val="center"/>
          </w:tcPr>
          <w:p>
            <w:pPr>
              <w:pStyle w:val="TableHead"/>
              <w:keepNext/>
            </w:pPr>
            <w:r>
              <w:t xml:space="preserve">용도</w:t>
            </w:r>
          </w:p>
        </w:tc>
      </w:tr>
      <w:tr>
        <w:trPr>
          <w:cantSplit/>
        </w:trPr>
        <w:tc>
          <w:tcPr>
            <w:tcW w:type="dxa" w:w="1300"/>
            <w:shd w:fill="F2F7FC" w:color="auto" w:val="clear"/>
            <w:tcMar>
              <w:top w:type="dxa" w:w="45"/>
              <w:left w:type="dxa" w:w="95"/>
              <w:bottom w:type="dxa" w:w="45"/>
              <w:right w:type="dxa" w:w="95"/>
            </w:tcMar>
            <w:vAlign w:val="center"/>
          </w:tcPr>
          <w:p>
            <w:pPr>
              <w:pStyle w:val="TableCellText"/>
              <w:keepNext/>
              <w:jc w:val="center"/>
            </w:pPr>
            <w:r>
              <w:t xml:space="preserve">GET</w:t>
            </w:r>
          </w:p>
        </w:tc>
        <w:tc>
          <w:tcPr>
            <w:tcW w:type="dxa" w:w="2200"/>
            <w:shd w:fill="F2F7FC" w:color="auto" w:val="clear"/>
            <w:tcMar>
              <w:top w:type="dxa" w:w="45"/>
              <w:left w:type="dxa" w:w="95"/>
              <w:bottom w:type="dxa" w:w="45"/>
              <w:right w:type="dxa" w:w="95"/>
            </w:tcMar>
            <w:vAlign w:val="center"/>
          </w:tcPr>
          <w:p>
            <w:pPr>
              <w:pStyle w:val="TableCellMono"/>
              <w:keepNext/>
              <w:jc w:val="left"/>
            </w:pPr>
            <w:r>
              <w:t xml:space="preserve">/health</w:t>
            </w:r>
          </w:p>
        </w:tc>
        <w:tc>
          <w:tcPr>
            <w:tcW w:type="dxa" w:w="5500"/>
            <w:shd w:fill="F2F7FC" w:color="auto" w:val="clear"/>
            <w:tcMar>
              <w:top w:type="dxa" w:w="45"/>
              <w:left w:type="dxa" w:w="95"/>
              <w:bottom w:type="dxa" w:w="45"/>
              <w:right w:type="dxa" w:w="95"/>
            </w:tcMar>
            <w:vAlign w:val="center"/>
          </w:tcPr>
          <w:p>
            <w:pPr>
              <w:pStyle w:val="TableCellText"/>
              <w:keepNext/>
              <w:jc w:val="left"/>
            </w:pPr>
            <w:r>
              <w:t xml:space="preserve">생존 확인(liveness probe)</w:t>
            </w:r>
          </w:p>
        </w:tc>
      </w:tr>
      <w:tr>
        <w:trPr>
          <w:cantSplit/>
        </w:trPr>
        <w:tc>
          <w:tcPr>
            <w:tcW w:type="dxa" w:w="1300"/>
            <w:shd w:fill="FFFFFF" w:color="auto" w:val="clear"/>
            <w:tcMar>
              <w:top w:type="dxa" w:w="45"/>
              <w:left w:type="dxa" w:w="95"/>
              <w:bottom w:type="dxa" w:w="45"/>
              <w:right w:type="dxa" w:w="95"/>
            </w:tcMar>
            <w:vAlign w:val="center"/>
          </w:tcPr>
          <w:p>
            <w:pPr>
              <w:pStyle w:val="TableCellText"/>
              <w:keepNext/>
              <w:jc w:val="center"/>
            </w:pPr>
            <w:r>
              <w:t xml:space="preserve">GET</w:t>
            </w:r>
          </w:p>
        </w:tc>
        <w:tc>
          <w:tcPr>
            <w:tcW w:type="dxa" w:w="2200"/>
            <w:shd w:fill="FFFFFF" w:color="auto" w:val="clear"/>
            <w:tcMar>
              <w:top w:type="dxa" w:w="45"/>
              <w:left w:type="dxa" w:w="95"/>
              <w:bottom w:type="dxa" w:w="45"/>
              <w:right w:type="dxa" w:w="95"/>
            </w:tcMar>
            <w:vAlign w:val="center"/>
          </w:tcPr>
          <w:p>
            <w:pPr>
              <w:pStyle w:val="TableCellMono"/>
              <w:keepNext/>
              <w:jc w:val="left"/>
            </w:pPr>
            <w:r>
              <w:t xml:space="preserve">/formats</w:t>
            </w:r>
          </w:p>
        </w:tc>
        <w:tc>
          <w:tcPr>
            <w:tcW w:type="dxa" w:w="5500"/>
            <w:shd w:fill="FFFFFF" w:color="auto" w:val="clear"/>
            <w:tcMar>
              <w:top w:type="dxa" w:w="45"/>
              <w:left w:type="dxa" w:w="95"/>
              <w:bottom w:type="dxa" w:w="45"/>
              <w:right w:type="dxa" w:w="95"/>
            </w:tcMar>
            <w:vAlign w:val="center"/>
          </w:tcPr>
          <w:p>
            <w:pPr>
              <w:pStyle w:val="TableCellText"/>
              <w:keepNext/>
              <w:jc w:val="left"/>
            </w:pPr>
            <w:r>
              <w:t xml:space="preserve">지원 입력 형식 조회</w:t>
            </w:r>
          </w:p>
        </w:tc>
      </w:tr>
      <w:tr>
        <w:trPr>
          <w:cantSplit/>
        </w:trPr>
        <w:tc>
          <w:tcPr>
            <w:tcW w:type="dxa" w:w="1300"/>
            <w:shd w:fill="F2F7FC" w:color="auto" w:val="clear"/>
            <w:tcMar>
              <w:top w:type="dxa" w:w="45"/>
              <w:left w:type="dxa" w:w="95"/>
              <w:bottom w:type="dxa" w:w="45"/>
              <w:right w:type="dxa" w:w="95"/>
            </w:tcMar>
            <w:vAlign w:val="center"/>
          </w:tcPr>
          <w:p>
            <w:pPr>
              <w:pStyle w:val="TableCellText"/>
              <w:keepNext/>
              <w:jc w:val="center"/>
            </w:pPr>
            <w:r>
              <w:t xml:space="preserve">GET</w:t>
            </w:r>
          </w:p>
        </w:tc>
        <w:tc>
          <w:tcPr>
            <w:tcW w:type="dxa" w:w="2200"/>
            <w:shd w:fill="F2F7FC" w:color="auto" w:val="clear"/>
            <w:tcMar>
              <w:top w:type="dxa" w:w="45"/>
              <w:left w:type="dxa" w:w="95"/>
              <w:bottom w:type="dxa" w:w="45"/>
              <w:right w:type="dxa" w:w="95"/>
            </w:tcMar>
            <w:vAlign w:val="center"/>
          </w:tcPr>
          <w:p>
            <w:pPr>
              <w:pStyle w:val="TableCellMono"/>
              <w:keepNext/>
              <w:jc w:val="left"/>
            </w:pPr>
            <w:r>
              <w:t xml:space="preserve">/metrics</w:t>
            </w:r>
          </w:p>
        </w:tc>
        <w:tc>
          <w:tcPr>
            <w:tcW w:type="dxa" w:w="5500"/>
            <w:shd w:fill="F2F7FC" w:color="auto" w:val="clear"/>
            <w:tcMar>
              <w:top w:type="dxa" w:w="45"/>
              <w:left w:type="dxa" w:w="95"/>
              <w:bottom w:type="dxa" w:w="45"/>
              <w:right w:type="dxa" w:w="95"/>
            </w:tcMar>
            <w:vAlign w:val="center"/>
          </w:tcPr>
          <w:p>
            <w:pPr>
              <w:pStyle w:val="TableCellText"/>
              <w:keepNext/>
              <w:jc w:val="left"/>
            </w:pPr>
            <w:r>
              <w:t xml:space="preserve">누적 변환 지표 조회</w:t>
            </w:r>
          </w:p>
        </w:tc>
      </w:tr>
      <w:tr>
        <w:trPr>
          <w:cantSplit/>
        </w:trPr>
        <w:tc>
          <w:tcPr>
            <w:tcW w:type="dxa" w:w="1300"/>
            <w:shd w:fill="FFFFFF" w:color="auto" w:val="clear"/>
            <w:tcMar>
              <w:top w:type="dxa" w:w="45"/>
              <w:left w:type="dxa" w:w="95"/>
              <w:bottom w:type="dxa" w:w="45"/>
              <w:right w:type="dxa" w:w="95"/>
            </w:tcMar>
            <w:vAlign w:val="center"/>
          </w:tcPr>
          <w:p>
            <w:pPr>
              <w:pStyle w:val="TableCellText"/>
              <w:keepNext w:val="false"/>
              <w:jc w:val="center"/>
            </w:pPr>
            <w:r>
              <w:t xml:space="preserve">POST</w:t>
            </w:r>
          </w:p>
        </w:tc>
        <w:tc>
          <w:tcPr>
            <w:tcW w:type="dxa" w:w="2200"/>
            <w:shd w:fill="FFFFFF" w:color="auto" w:val="clear"/>
            <w:tcMar>
              <w:top w:type="dxa" w:w="45"/>
              <w:left w:type="dxa" w:w="95"/>
              <w:bottom w:type="dxa" w:w="45"/>
              <w:right w:type="dxa" w:w="95"/>
            </w:tcMar>
            <w:vAlign w:val="center"/>
          </w:tcPr>
          <w:p>
            <w:pPr>
              <w:pStyle w:val="TableCellMono"/>
              <w:keepNext w:val="false"/>
              <w:jc w:val="left"/>
            </w:pPr>
            <w:r>
              <w:t xml:space="preserve">/convert</w:t>
            </w:r>
          </w:p>
        </w:tc>
        <w:tc>
          <w:tcPr>
            <w:tcW w:type="dxa" w:w="5500"/>
            <w:shd w:fill="FFFFFF" w:color="auto" w:val="clear"/>
            <w:tcMar>
              <w:top w:type="dxa" w:w="45"/>
              <w:left w:type="dxa" w:w="95"/>
              <w:bottom w:type="dxa" w:w="45"/>
              <w:right w:type="dxa" w:w="95"/>
            </w:tcMar>
            <w:vAlign w:val="center"/>
          </w:tcPr>
          <w:p>
            <w:pPr>
              <w:pStyle w:val="TableCellText"/>
              <w:keepNext w:val="false"/>
              <w:jc w:val="left"/>
            </w:pPr>
            <w:r>
              <w:t xml:space="preserve">문서 업로드 및 PDF 변환</w:t>
            </w:r>
          </w:p>
        </w:tc>
      </w:tr>
    </w:tbl>
    <w:p>
      <w:pPr>
        <w:pStyle w:val="Callout"/>
      </w:pPr>
      <w:r>
        <w:rPr>
          <w:rStyle w:val="Warn"/>
        </w:rPr>
        <w:t xml:space="preserve">보안 주의  </w:t>
      </w:r>
      <w:r>
        <w:t xml:space="preserve">기본 바인딩이 루프백인 것은 의도된 설계다. 서버 모드는 인증·요청 크기 제한·속도 제한을 내장하지 않으므로, 외부에 노출할 경우 역방향 프록시 계층에서 이러한 통제를 반드시 추가해야 한다.</w:t>
      </w:r>
    </w:p>
    <w:p>
      <w:pPr>
        <w:pStyle w:val="Heading2"/>
      </w:pPr>
      <w:r>
        <w:t xml:space="preserve">11.2 PDF 후처리 API</w:t>
      </w:r>
    </w:p>
    <w:p>
      <w:r>
        <w:t xml:space="preserve">선택 기능 </w:t>
      </w:r>
      <w:r>
        <w:rPr>
          <w:rStyle w:val="InlineCode"/>
        </w:rPr>
        <w:t xml:space="preserve">pdf-ops</w:t>
      </w:r>
      <w:r>
        <w:t xml:space="preserve">는 세 가지 연산을 제공한다.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PDF 후처리 API</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500"/>
        <w:gridCol w:w="3900"/>
        <w:gridCol w:w="3600"/>
      </w:tblGrid>
      <w:tr>
        <w:trPr>
          <w:cantSplit/>
          <w:tblHeader/>
        </w:trPr>
        <w:tc>
          <w:tcPr>
            <w:tcW w:type="dxa" w:w="1500"/>
            <w:shd w:fill="1F3864" w:color="auto" w:val="clear"/>
            <w:tcMar>
              <w:top w:type="dxa" w:w="45"/>
              <w:left w:type="dxa" w:w="95"/>
              <w:bottom w:type="dxa" w:w="45"/>
              <w:right w:type="dxa" w:w="95"/>
            </w:tcMar>
            <w:vAlign w:val="center"/>
          </w:tcPr>
          <w:p>
            <w:pPr>
              <w:pStyle w:val="TableHead"/>
              <w:keepNext/>
            </w:pPr>
            <w:r>
              <w:t xml:space="preserve">함수</w:t>
            </w:r>
          </w:p>
        </w:tc>
        <w:tc>
          <w:tcPr>
            <w:tcW w:type="dxa" w:w="3900"/>
            <w:shd w:fill="1F3864" w:color="auto" w:val="clear"/>
            <w:tcMar>
              <w:top w:type="dxa" w:w="45"/>
              <w:left w:type="dxa" w:w="95"/>
              <w:bottom w:type="dxa" w:w="45"/>
              <w:right w:type="dxa" w:w="95"/>
            </w:tcMar>
            <w:vAlign w:val="center"/>
          </w:tcPr>
          <w:p>
            <w:pPr>
              <w:pStyle w:val="TableHead"/>
              <w:keepNext/>
            </w:pPr>
            <w:r>
              <w:t xml:space="preserve">서명 요약</w:t>
            </w:r>
          </w:p>
        </w:tc>
        <w:tc>
          <w:tcPr>
            <w:tcW w:type="dxa" w:w="3600"/>
            <w:shd w:fill="1F3864" w:color="auto" w:val="clear"/>
            <w:tcMar>
              <w:top w:type="dxa" w:w="45"/>
              <w:left w:type="dxa" w:w="95"/>
              <w:bottom w:type="dxa" w:w="45"/>
              <w:right w:type="dxa" w:w="95"/>
            </w:tcMar>
            <w:vAlign w:val="center"/>
          </w:tcPr>
          <w:p>
            <w:pPr>
              <w:pStyle w:val="TableHead"/>
              <w:keepNext/>
            </w:pPr>
            <w:r>
              <w:t xml:space="preserve">설명</w:t>
            </w:r>
          </w:p>
        </w:tc>
      </w:tr>
      <w:tr>
        <w:trPr>
          <w:cantSplit/>
        </w:trPr>
        <w:tc>
          <w:tcPr>
            <w:tcW w:type="dxa" w:w="1500"/>
            <w:shd w:fill="F2F7FC" w:color="auto" w:val="clear"/>
            <w:tcMar>
              <w:top w:type="dxa" w:w="45"/>
              <w:left w:type="dxa" w:w="95"/>
              <w:bottom w:type="dxa" w:w="45"/>
              <w:right w:type="dxa" w:w="95"/>
            </w:tcMar>
            <w:vAlign w:val="center"/>
          </w:tcPr>
          <w:p>
            <w:pPr>
              <w:pStyle w:val="TableCellMono"/>
              <w:keepNext/>
              <w:jc w:val="left"/>
            </w:pPr>
            <w:r>
              <w:t xml:space="preserve">page_count</w:t>
            </w:r>
          </w:p>
        </w:tc>
        <w:tc>
          <w:tcPr>
            <w:tcW w:type="dxa" w:w="3900"/>
            <w:shd w:fill="F2F7FC" w:color="auto" w:val="clear"/>
            <w:tcMar>
              <w:top w:type="dxa" w:w="45"/>
              <w:left w:type="dxa" w:w="95"/>
              <w:bottom w:type="dxa" w:w="45"/>
              <w:right w:type="dxa" w:w="95"/>
            </w:tcMar>
            <w:vAlign w:val="center"/>
          </w:tcPr>
          <w:p>
            <w:pPr>
              <w:pStyle w:val="TableCellMono"/>
              <w:keepNext/>
              <w:jc w:val="left"/>
            </w:pPr>
            <w:r>
              <w:t xml:space="preserve">(&amp;[u8]) -&gt; Result&lt;u32&gt;</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PDF 페이지 수 조회</w:t>
            </w:r>
          </w:p>
        </w:tc>
      </w:tr>
      <w:tr>
        <w:trPr>
          <w:cantSplit/>
        </w:trPr>
        <w:tc>
          <w:tcPr>
            <w:tcW w:type="dxa" w:w="1500"/>
            <w:shd w:fill="FFFFFF" w:color="auto" w:val="clear"/>
            <w:tcMar>
              <w:top w:type="dxa" w:w="45"/>
              <w:left w:type="dxa" w:w="95"/>
              <w:bottom w:type="dxa" w:w="45"/>
              <w:right w:type="dxa" w:w="95"/>
            </w:tcMar>
            <w:vAlign w:val="center"/>
          </w:tcPr>
          <w:p>
            <w:pPr>
              <w:pStyle w:val="TableCellMono"/>
              <w:keepNext/>
              <w:jc w:val="left"/>
            </w:pPr>
            <w:r>
              <w:t xml:space="preserve">merge</w:t>
            </w:r>
          </w:p>
        </w:tc>
        <w:tc>
          <w:tcPr>
            <w:tcW w:type="dxa" w:w="3900"/>
            <w:shd w:fill="FFFFFF" w:color="auto" w:val="clear"/>
            <w:tcMar>
              <w:top w:type="dxa" w:w="45"/>
              <w:left w:type="dxa" w:w="95"/>
              <w:bottom w:type="dxa" w:w="45"/>
              <w:right w:type="dxa" w:w="95"/>
            </w:tcMar>
            <w:vAlign w:val="center"/>
          </w:tcPr>
          <w:p>
            <w:pPr>
              <w:pStyle w:val="TableCellMono"/>
              <w:keepNext/>
              <w:jc w:val="left"/>
            </w:pPr>
            <w:r>
              <w:t xml:space="preserve">(&amp;[&amp;[u8]]) -&gt; Result&lt;Vec&lt;u8&gt;&gt;</w:t>
            </w:r>
          </w:p>
        </w:tc>
        <w:tc>
          <w:tcPr>
            <w:tcW w:type="dxa" w:w="3600"/>
            <w:shd w:fill="FFFFFF" w:color="auto" w:val="clear"/>
            <w:tcMar>
              <w:top w:type="dxa" w:w="45"/>
              <w:left w:type="dxa" w:w="95"/>
              <w:bottom w:type="dxa" w:w="45"/>
              <w:right w:type="dxa" w:w="95"/>
            </w:tcMar>
            <w:vAlign w:val="center"/>
          </w:tcPr>
          <w:p>
            <w:pPr>
              <w:pStyle w:val="TableCellText"/>
              <w:keepNext/>
              <w:jc w:val="left"/>
            </w:pPr>
            <w:r>
              <w:t xml:space="preserve">여러 PDF를 순서대로 병합</w:t>
            </w:r>
          </w:p>
        </w:tc>
      </w:tr>
      <w:tr>
        <w:trPr>
          <w:cantSplit/>
        </w:trPr>
        <w:tc>
          <w:tcPr>
            <w:tcW w:type="dxa" w:w="1500"/>
            <w:shd w:fill="F2F7FC" w:color="auto" w:val="clear"/>
            <w:tcMar>
              <w:top w:type="dxa" w:w="45"/>
              <w:left w:type="dxa" w:w="95"/>
              <w:bottom w:type="dxa" w:w="45"/>
              <w:right w:type="dxa" w:w="95"/>
            </w:tcMar>
            <w:vAlign w:val="center"/>
          </w:tcPr>
          <w:p>
            <w:pPr>
              <w:pStyle w:val="TableCellMono"/>
              <w:keepNext w:val="false"/>
              <w:jc w:val="left"/>
            </w:pPr>
            <w:r>
              <w:t xml:space="preserve">split</w:t>
            </w:r>
          </w:p>
        </w:tc>
        <w:tc>
          <w:tcPr>
            <w:tcW w:type="dxa" w:w="3900"/>
            <w:shd w:fill="F2F7FC" w:color="auto" w:val="clear"/>
            <w:tcMar>
              <w:top w:type="dxa" w:w="45"/>
              <w:left w:type="dxa" w:w="95"/>
              <w:bottom w:type="dxa" w:w="45"/>
              <w:right w:type="dxa" w:w="95"/>
            </w:tcMar>
            <w:vAlign w:val="center"/>
          </w:tcPr>
          <w:p>
            <w:pPr>
              <w:pStyle w:val="TableCellMono"/>
              <w:keepNext w:val="false"/>
              <w:jc w:val="left"/>
            </w:pPr>
            <w:r>
              <w:t xml:space="preserve">(&amp;[u8], &amp;[PageRange]) -&gt; Result&lt;Vec&lt;Vec&lt;u8&gt;&gt;&gt;</w:t>
            </w:r>
          </w:p>
        </w:tc>
        <w:tc>
          <w:tcPr>
            <w:tcW w:type="dxa" w:w="3600"/>
            <w:shd w:fill="F2F7FC" w:color="auto" w:val="clear"/>
            <w:tcMar>
              <w:top w:type="dxa" w:w="45"/>
              <w:left w:type="dxa" w:w="95"/>
              <w:bottom w:type="dxa" w:w="45"/>
              <w:right w:type="dxa" w:w="95"/>
            </w:tcMar>
            <w:vAlign w:val="center"/>
          </w:tcPr>
          <w:p>
            <w:pPr>
              <w:pStyle w:val="TableCellText"/>
              <w:keepNext w:val="false"/>
              <w:jc w:val="left"/>
            </w:pPr>
            <w:r>
              <w:t xml:space="preserve">지정 범위별로 분할</w:t>
            </w:r>
          </w:p>
        </w:tc>
      </w:tr>
    </w:tbl>
    <w:p>
      <w:r>
        <w:t xml:space="preserve">이 기능은 스트리밍 변환의 내부 구현에도 사용된다. 청크별로 생성한 PDF를 최종 단계에서 병합하기 때문이다. 따라서 스트리밍 모드는 </w:t>
      </w:r>
      <w:r>
        <w:rPr>
          <w:rStyle w:val="InlineCode"/>
        </w:rPr>
        <w:t xml:space="preserve">pdf-ops</w:t>
      </w:r>
      <w:r>
        <w:t xml:space="preserve"> 기능을 전제로 한다.</w:t>
      </w:r>
    </w:p>
    <w:p>
      <w:pPr>
        <w:pStyle w:val="Heading1"/>
      </w:pPr>
      <w:bookmarkStart w:name="ch12" w:id="111"/>
      <w:r>
        <w:t xml:space="preserve">12. WebAssembly 타깃</w:t>
      </w:r>
      <w:bookmarkEnd w:id="111"/>
    </w:p>
    <w:p>
      <w:pPr>
        <w:pStyle w:val="Heading2"/>
      </w:pPr>
      <w:r>
        <w:t xml:space="preserve">12.1 빌드</w:t>
      </w:r>
    </w:p>
    <w:p>
      <w:pPr>
        <w:pStyle w:val="Code"/>
        <w:keepNext/>
        <w:shd w:fill="1F3864" w:color="auto" w:val="clear"/>
      </w:pPr>
      <w:r>
        <w:rPr>
          <w:b/>
          <w:bCs/>
          <w:color w:val="FFFFFF"/>
          <w:sz w:val="15"/>
          <w:szCs w:val="15"/>
        </w:rPr>
        <w:t xml:space="preserve"> bash</w:t>
      </w:r>
    </w:p>
    <w:p>
      <w:pPr>
        <w:pStyle w:val="Code"/>
        <w:keepNext w:val="false"/>
        <w:keepLines/>
      </w:pPr>
      <w:r>
        <w:t xml:space="preserve">wasm-pack build crates/office2pdf --target web --features wasm</w:t>
      </w:r>
    </w:p>
    <w:p>
      <w:pPr>
        <w:spacing w:after="140" w:before="0"/>
      </w:pPr>
      <w:r>
        <w:rPr>
          <w:sz w:val="6"/>
          <w:szCs w:val="6"/>
        </w:rPr>
        <w:t xml:space="preserve"/>
      </w:r>
    </w:p>
    <w:p>
      <w:pPr>
        <w:pStyle w:val="Heading2"/>
      </w:pPr>
      <w:r>
        <w:t xml:space="preserve">12.2 JavaScript에서의 사용</w:t>
      </w:r>
    </w:p>
    <w:p>
      <w:pPr>
        <w:pStyle w:val="Code"/>
        <w:keepNext/>
        <w:shd w:fill="1F3864" w:color="auto" w:val="clear"/>
      </w:pPr>
      <w:r>
        <w:rPr>
          <w:b/>
          <w:bCs/>
          <w:color w:val="FFFFFF"/>
          <w:sz w:val="15"/>
          <w:szCs w:val="15"/>
        </w:rPr>
        <w:t xml:space="preserve"> javascript</w:t>
      </w:r>
    </w:p>
    <w:p>
      <w:pPr>
        <w:pStyle w:val="Code"/>
        <w:keepNext/>
        <w:keepLines/>
      </w:pPr>
      <w:r>
        <w:t xml:space="preserve">import init, { convertDocxToPdf, convertToPdf } from './pkg/office2pdf.js';</w:t>
      </w:r>
    </w:p>
    <w:p>
      <w:pPr>
        <w:pStyle w:val="Code"/>
        <w:keepNext/>
        <w:keepLines/>
      </w:pPr>
      <w:r>
        <w:t xml:space="preserve"> </w:t>
      </w:r>
    </w:p>
    <w:p>
      <w:pPr>
        <w:pStyle w:val="Code"/>
        <w:keepNext/>
        <w:keepLines/>
      </w:pPr>
      <w:r>
        <w:t xml:space="preserve">await init();</w:t>
      </w:r>
    </w:p>
    <w:p>
      <w:pPr>
        <w:pStyle w:val="Code"/>
        <w:keepNext/>
        <w:keepLines/>
      </w:pPr>
      <w:r>
        <w:t xml:space="preserve"> </w:t>
      </w:r>
    </w:p>
    <w:p>
      <w:pPr>
        <w:pStyle w:val="Code"/>
        <w:keepNext/>
        <w:keepLines/>
      </w:pPr>
      <w:r>
        <w:t xml:space="preserve">const docxBytes = new Uint8Array(await file.arrayBuffer());</w:t>
      </w:r>
    </w:p>
    <w:p>
      <w:pPr>
        <w:pStyle w:val="Code"/>
        <w:keepNext/>
        <w:keepLines/>
      </w:pPr>
      <w:r>
        <w:t xml:space="preserve">const pdfBytes = convertDocxToPdf(docxBytes);</w:t>
      </w:r>
    </w:p>
    <w:p>
      <w:pPr>
        <w:pStyle w:val="Code"/>
        <w:keepNext/>
        <w:keepLines/>
      </w:pPr>
      <w:r>
        <w:t xml:space="preserve"> </w:t>
      </w:r>
    </w:p>
    <w:p>
      <w:pPr>
        <w:pStyle w:val="Code"/>
        <w:keepNext/>
        <w:keepLines/>
      </w:pPr>
      <w:r>
        <w:t xml:space="preserve">// 형식 문자열을 사용하는 범용 API</w:t>
      </w:r>
    </w:p>
    <w:p>
      <w:pPr>
        <w:pStyle w:val="Code"/>
        <w:keepNext w:val="false"/>
        <w:keepLines/>
      </w:pPr>
      <w:r>
        <w:t xml:space="preserve">const pdfBytes2 = convertToPdf(xlsxBytes, "xlsx");</w:t>
      </w:r>
    </w:p>
    <w:p>
      <w:pPr>
        <w:spacing w:after="140" w:before="0"/>
      </w:pPr>
      <w:r>
        <w:rPr>
          <w:sz w:val="6"/>
          <w:szCs w:val="6"/>
        </w:rPr>
        <w:t xml:space="preserve"/>
      </w:r>
    </w:p>
    <w:p>
      <w:r>
        <w:t xml:space="preserve">노출되는 함수는 </w:t>
      </w:r>
      <w:r>
        <w:rPr>
          <w:rStyle w:val="InlineCode"/>
        </w:rPr>
        <w:t xml:space="preserve">convertToPdf(data, format)</w:t>
      </w:r>
      <w:r>
        <w:t xml:space="preserve">, </w:t>
      </w:r>
      <w:r>
        <w:rPr>
          <w:rStyle w:val="InlineCode"/>
        </w:rPr>
        <w:t xml:space="preserve">convertDocxToPdf(data)</w:t>
      </w:r>
      <w:r>
        <w:t xml:space="preserve">, </w:t>
      </w:r>
      <w:r>
        <w:rPr>
          <w:rStyle w:val="InlineCode"/>
        </w:rPr>
        <w:t xml:space="preserve">convertPptxToPdf(data)</w:t>
      </w:r>
      <w:r>
        <w:t xml:space="preserve">, </w:t>
      </w:r>
      <w:r>
        <w:rPr>
          <w:rStyle w:val="InlineCode"/>
        </w:rPr>
        <w:t xml:space="preserve">convertXlsxToPdf(data)</w:t>
      </w:r>
      <w:r>
        <w:t xml:space="preserve"> 네 가지다.</w:t>
      </w:r>
    </w:p>
    <w:p>
      <w:pPr>
        <w:pStyle w:val="Heading2"/>
      </w:pPr>
      <w:r>
        <w:t xml:space="preserve">12.3 WASM 이식을 위한 기술적 조치</w:t>
      </w:r>
    </w:p>
    <w:p>
      <w:pPr>
        <w:pStyle w:val="ListParagraph"/>
        <w:numPr>
          <w:ilvl w:val="0"/>
          <w:numId w:val="10"/>
        </w:numPr>
      </w:pPr>
      <w:r>
        <w:rPr>
          <w:rStyle w:val="KeyTerm"/>
        </w:rPr>
        <w:t xml:space="preserve">시간 API 대체</w:t>
      </w:r>
      <w:r>
        <w:t xml:space="preserve"> — </w:t>
      </w:r>
      <w:r>
        <w:rPr>
          <w:rStyle w:val="InlineCode"/>
        </w:rPr>
        <w:t xml:space="preserve">std::time::Instant</w:t>
      </w:r>
      <w:r>
        <w:t xml:space="preserve">는 </w:t>
      </w:r>
      <w:r>
        <w:rPr>
          <w:rStyle w:val="InlineCode"/>
        </w:rPr>
        <w:t xml:space="preserve">wasm32-unknown-unknown</w:t>
      </w:r>
      <w:r>
        <w:t xml:space="preserve">에서 패닉하므로, </w:t>
      </w:r>
      <w:r>
        <w:rPr>
          <w:rStyle w:val="InlineCode"/>
        </w:rPr>
        <w:t xml:space="preserve">web-time</w:t>
      </w:r>
      <w:r>
        <w:t xml:space="preserve"> 크레이트로 브라우저 시계에 매핑한다. 다른 타깃에서는 표준 라이브러리를 그대로 재수출하므로 코드 분기가 발생하지 않는다.</w:t>
      </w:r>
    </w:p>
    <w:p>
      <w:pPr>
        <w:pStyle w:val="ListParagraph"/>
        <w:numPr>
          <w:ilvl w:val="0"/>
          <w:numId w:val="10"/>
        </w:numPr>
      </w:pPr>
      <w:r>
        <w:rPr>
          <w:rStyle w:val="KeyTerm"/>
        </w:rPr>
        <w:t xml:space="preserve">난수원 구성</w:t>
      </w:r>
      <w:r>
        <w:t xml:space="preserve"> — </w:t>
      </w:r>
      <w:r>
        <w:rPr>
          <w:rStyle w:val="InlineCode"/>
        </w:rPr>
        <w:t xml:space="preserve">getrandom</w:t>
      </w:r>
      <w:r>
        <w:t xml:space="preserve"> 0.2/0.3 계열 모두에 대해 JS 백엔드 기능을 활성화한다.</w:t>
      </w:r>
    </w:p>
    <w:p>
      <w:pPr>
        <w:pStyle w:val="ListParagraph"/>
        <w:numPr>
          <w:ilvl w:val="0"/>
          <w:numId w:val="10"/>
        </w:numPr>
      </w:pPr>
      <w:r>
        <w:rPr>
          <w:rStyle w:val="KeyTerm"/>
        </w:rPr>
        <w:t xml:space="preserve">벤치마크 격리</w:t>
      </w:r>
      <w:r>
        <w:t xml:space="preserve"> — 벤치 하네스가 의존하는 </w:t>
      </w:r>
      <w:r>
        <w:rPr>
          <w:rStyle w:val="InlineCode"/>
        </w:rPr>
        <w:t xml:space="preserve">rayon</w:t>
      </w:r>
      <w:r>
        <w:t xml:space="preserve">은 WASM에서 컴파일되지 않으므로, 개발 의존성을 타깃 조건으로 분리해 WASM 테스트 빌드가 깨지지 않게 한다.</w:t>
      </w:r>
    </w:p>
    <w:p>
      <w:pPr>
        <w:pStyle w:val="ListParagraph"/>
        <w:numPr>
          <w:ilvl w:val="0"/>
          <w:numId w:val="10"/>
        </w:numPr>
      </w:pPr>
      <w:r>
        <w:rPr>
          <w:rStyle w:val="KeyTerm"/>
        </w:rPr>
        <w:t xml:space="preserve">기능 없는 WASM 빌드 보장</w:t>
      </w:r>
      <w:r>
        <w:t xml:space="preserve"> — CI는 </w:t>
      </w:r>
      <w:r>
        <w:rPr>
          <w:rStyle w:val="InlineCode"/>
        </w:rPr>
        <w:t xml:space="preserve">wasm</w:t>
      </w:r>
      <w:r>
        <w:t xml:space="preserve"> 기능 없이도 </w:t>
      </w:r>
      <w:r>
        <w:rPr>
          <w:rStyle w:val="InlineCode"/>
        </w:rPr>
        <w:t xml:space="preserve">wasm32</w:t>
      </w:r>
      <w:r>
        <w:t xml:space="preserve"> 대상 컴파일이 성공하는지 별도 단계에서 확인한다.</w:t>
      </w:r>
    </w:p>
    <w:p>
      <w:pPr>
        <w:pStyle w:val="Heading2"/>
      </w:pPr>
      <w:r>
        <w:t xml:space="preserve">12.4 TypeScript 타입 바인딩</w:t>
      </w:r>
    </w:p>
    <w:p>
      <w:r>
        <w:t xml:space="preserve">선택 기능 </w:t>
      </w:r>
      <w:r>
        <w:rPr>
          <w:rStyle w:val="InlineCode"/>
        </w:rPr>
        <w:t xml:space="preserve">typescript</w:t>
      </w:r>
      <w:r>
        <w:t xml:space="preserve">를 활성화하면 </w:t>
      </w:r>
      <w:r>
        <w:rPr>
          <w:rStyle w:val="InlineCode"/>
        </w:rPr>
        <w:t xml:space="preserve">ts-rs</w:t>
      </w:r>
      <w:r>
        <w:t xml:space="preserve">로 Rust 타입에서 TypeScript 선언을 생성한다. 생성 대상은 다음과 같다.</w:t>
      </w:r>
    </w:p>
    <w:p>
      <w:pPr>
        <w:pStyle w:val="ListParagraph"/>
        <w:numPr>
          <w:ilvl w:val="0"/>
          <w:numId w:val="11"/>
        </w:numPr>
      </w:pPr>
      <w:r>
        <w:rPr>
          <w:rStyle w:val="InlineCode"/>
        </w:rPr>
        <w:t xml:space="preserve">ConvertOptions.ts</w:t>
      </w:r>
    </w:p>
    <w:p>
      <w:pPr>
        <w:pStyle w:val="ListParagraph"/>
        <w:numPr>
          <w:ilvl w:val="0"/>
          <w:numId w:val="11"/>
        </w:numPr>
      </w:pPr>
      <w:r>
        <w:rPr>
          <w:rStyle w:val="InlineCode"/>
        </w:rPr>
        <w:t xml:space="preserve">ConvertMetrics.ts</w:t>
      </w:r>
    </w:p>
    <w:p>
      <w:pPr>
        <w:pStyle w:val="ListParagraph"/>
        <w:numPr>
          <w:ilvl w:val="0"/>
          <w:numId w:val="11"/>
        </w:numPr>
      </w:pPr>
      <w:r>
        <w:rPr>
          <w:rStyle w:val="InlineCode"/>
        </w:rPr>
        <w:t xml:space="preserve">ConvertWarning.ts</w:t>
      </w:r>
    </w:p>
    <w:p>
      <w:pPr>
        <w:pStyle w:val="ListParagraph"/>
        <w:numPr>
          <w:ilvl w:val="0"/>
          <w:numId w:val="11"/>
        </w:numPr>
      </w:pPr>
      <w:r>
        <w:rPr>
          <w:rStyle w:val="InlineCode"/>
        </w:rPr>
        <w:t xml:space="preserve">Format.ts</w:t>
      </w:r>
    </w:p>
    <w:p>
      <w:pPr>
        <w:pStyle w:val="ListParagraph"/>
        <w:numPr>
          <w:ilvl w:val="0"/>
          <w:numId w:val="11"/>
        </w:numPr>
      </w:pPr>
      <w:r>
        <w:rPr>
          <w:rStyle w:val="InlineCode"/>
        </w:rPr>
        <w:t xml:space="preserve">PaperSize.ts</w:t>
      </w:r>
    </w:p>
    <w:p>
      <w:pPr>
        <w:pStyle w:val="ListParagraph"/>
        <w:numPr>
          <w:ilvl w:val="0"/>
          <w:numId w:val="11"/>
        </w:numPr>
      </w:pPr>
      <w:r>
        <w:rPr>
          <w:rStyle w:val="InlineCode"/>
        </w:rPr>
        <w:t xml:space="preserve">PdfStandard.ts</w:t>
      </w:r>
    </w:p>
    <w:p>
      <w:pPr>
        <w:pStyle w:val="ListParagraph"/>
        <w:numPr>
          <w:ilvl w:val="0"/>
          <w:numId w:val="11"/>
        </w:numPr>
      </w:pPr>
      <w:r>
        <w:rPr>
          <w:rStyle w:val="InlineCode"/>
        </w:rPr>
        <w:t xml:space="preserve">SlideRange.ts</w:t>
      </w:r>
    </w:p>
    <w:p>
      <w:r>
        <w:t xml:space="preserve">이로써 WASM 경계 양쪽의 타입 정의가 단일 원본(Rust 타입)에서 파생되며, 옵션 필드 추가 시 프런트엔드 타입이 자동으로 동기화된다.</w:t>
      </w:r>
    </w:p>
    <w:p>
      <w:pPr>
        <w:pStyle w:val="Heading1"/>
      </w:pPr>
      <w:bookmarkStart w:name="ch13" w:id="112"/>
      <w:r>
        <w:t xml:space="preserve">13. 보존 규격과 접근성</w:t>
      </w:r>
      <w:bookmarkEnd w:id="112"/>
    </w:p>
    <w:p>
      <w:pPr>
        <w:pStyle w:val="Heading2"/>
      </w:pPr>
      <w:r>
        <w:t xml:space="preserve">13.1 출력 프로파일</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PDF 출력 프로파일</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600"/>
        <w:gridCol w:w="3200"/>
        <w:gridCol w:w="4200"/>
      </w:tblGrid>
      <w:tr>
        <w:trPr>
          <w:cantSplit/>
          <w:tblHeader/>
        </w:trPr>
        <w:tc>
          <w:tcPr>
            <w:tcW w:type="dxa" w:w="1600"/>
            <w:shd w:fill="1F3864" w:color="auto" w:val="clear"/>
            <w:tcMar>
              <w:top w:type="dxa" w:w="45"/>
              <w:left w:type="dxa" w:w="95"/>
              <w:bottom w:type="dxa" w:w="45"/>
              <w:right w:type="dxa" w:w="95"/>
            </w:tcMar>
            <w:vAlign w:val="center"/>
          </w:tcPr>
          <w:p>
            <w:pPr>
              <w:pStyle w:val="TableHead"/>
              <w:keepNext/>
            </w:pPr>
            <w:r>
              <w:t xml:space="preserve">프로파일</w:t>
            </w:r>
          </w:p>
        </w:tc>
        <w:tc>
          <w:tcPr>
            <w:tcW w:type="dxa" w:w="3200"/>
            <w:shd w:fill="1F3864" w:color="auto" w:val="clear"/>
            <w:tcMar>
              <w:top w:type="dxa" w:w="45"/>
              <w:left w:type="dxa" w:w="95"/>
              <w:bottom w:type="dxa" w:w="45"/>
              <w:right w:type="dxa" w:w="95"/>
            </w:tcMar>
            <w:vAlign w:val="center"/>
          </w:tcPr>
          <w:p>
            <w:pPr>
              <w:pStyle w:val="TableHead"/>
              <w:keepNext/>
            </w:pPr>
            <w:r>
              <w:t xml:space="preserve">옵션</w:t>
            </w:r>
          </w:p>
        </w:tc>
        <w:tc>
          <w:tcPr>
            <w:tcW w:type="dxa" w:w="4200"/>
            <w:shd w:fill="1F3864" w:color="auto" w:val="clear"/>
            <w:tcMar>
              <w:top w:type="dxa" w:w="45"/>
              <w:left w:type="dxa" w:w="95"/>
              <w:bottom w:type="dxa" w:w="45"/>
              <w:right w:type="dxa" w:w="95"/>
            </w:tcMar>
            <w:vAlign w:val="center"/>
          </w:tcPr>
          <w:p>
            <w:pPr>
              <w:pStyle w:val="TableHead"/>
              <w:keepNext/>
            </w:pPr>
            <w:r>
              <w:t xml:space="preserve">적용 목적</w:t>
            </w:r>
          </w:p>
        </w:tc>
      </w:tr>
      <w:tr>
        <w:trPr>
          <w:cantSplit/>
        </w:trPr>
        <w:tc>
          <w:tcPr>
            <w:tcW w:type="dxa" w:w="1600"/>
            <w:shd w:fill="F2F7FC" w:color="auto" w:val="clear"/>
            <w:tcMar>
              <w:top w:type="dxa" w:w="45"/>
              <w:left w:type="dxa" w:w="95"/>
              <w:bottom w:type="dxa" w:w="45"/>
              <w:right w:type="dxa" w:w="95"/>
            </w:tcMar>
            <w:vAlign w:val="center"/>
          </w:tcPr>
          <w:p>
            <w:pPr>
              <w:pStyle w:val="TableCellText"/>
              <w:keepNext/>
              <w:jc w:val="left"/>
            </w:pPr>
            <w:r>
              <w:t xml:space="preserve">일반 PDF</w:t>
            </w:r>
          </w:p>
        </w:tc>
        <w:tc>
          <w:tcPr>
            <w:tcW w:type="dxa" w:w="3200"/>
            <w:shd w:fill="F2F7FC" w:color="auto" w:val="clear"/>
            <w:tcMar>
              <w:top w:type="dxa" w:w="45"/>
              <w:left w:type="dxa" w:w="95"/>
              <w:bottom w:type="dxa" w:w="45"/>
              <w:right w:type="dxa" w:w="95"/>
            </w:tcMar>
            <w:vAlign w:val="center"/>
          </w:tcPr>
          <w:p>
            <w:pPr>
              <w:pStyle w:val="TableCellText"/>
              <w:keepNext/>
              <w:jc w:val="left"/>
            </w:pPr>
            <w:r>
              <w:t xml:space="preserve">기본값</w:t>
            </w:r>
          </w:p>
        </w:tc>
        <w:tc>
          <w:tcPr>
            <w:tcW w:type="dxa" w:w="4200"/>
            <w:shd w:fill="F2F7FC" w:color="auto" w:val="clear"/>
            <w:tcMar>
              <w:top w:type="dxa" w:w="45"/>
              <w:left w:type="dxa" w:w="95"/>
              <w:bottom w:type="dxa" w:w="45"/>
              <w:right w:type="dxa" w:w="95"/>
            </w:tcMar>
            <w:vAlign w:val="center"/>
          </w:tcPr>
          <w:p>
            <w:pPr>
              <w:pStyle w:val="TableCellText"/>
              <w:keepNext/>
              <w:jc w:val="left"/>
            </w:pPr>
            <w:r>
              <w:t xml:space="preserve">일반 배포·열람</w:t>
            </w:r>
          </w:p>
        </w:tc>
      </w:tr>
      <w:tr>
        <w:trPr>
          <w:cantSplit/>
        </w:trPr>
        <w:tc>
          <w:tcPr>
            <w:tcW w:type="dxa" w:w="1600"/>
            <w:shd w:fill="FFFFFF" w:color="auto" w:val="clear"/>
            <w:tcMar>
              <w:top w:type="dxa" w:w="45"/>
              <w:left w:type="dxa" w:w="95"/>
              <w:bottom w:type="dxa" w:w="45"/>
              <w:right w:type="dxa" w:w="95"/>
            </w:tcMar>
            <w:vAlign w:val="center"/>
          </w:tcPr>
          <w:p>
            <w:pPr>
              <w:pStyle w:val="TableCellText"/>
              <w:keepNext/>
              <w:jc w:val="left"/>
            </w:pPr>
            <w:r>
              <w:t xml:space="preserve">PDF/A-2b</w:t>
            </w:r>
          </w:p>
        </w:tc>
        <w:tc>
          <w:tcPr>
            <w:tcW w:type="dxa" w:w="3200"/>
            <w:shd w:fill="FFFFFF" w:color="auto" w:val="clear"/>
            <w:tcMar>
              <w:top w:type="dxa" w:w="45"/>
              <w:left w:type="dxa" w:w="95"/>
              <w:bottom w:type="dxa" w:w="45"/>
              <w:right w:type="dxa" w:w="95"/>
            </w:tcMar>
            <w:vAlign w:val="center"/>
          </w:tcPr>
          <w:p>
            <w:pPr>
              <w:pStyle w:val="TableCellText"/>
              <w:keepNext/>
              <w:jc w:val="left"/>
            </w:pPr>
            <w:r>
              <w:rPr>
                <w:rStyle w:val="InlineCode"/>
              </w:rPr>
              <w:t xml:space="preserve">pdf_standard: Some(PdfA2b)</w:t>
            </w:r>
          </w:p>
        </w:tc>
        <w:tc>
          <w:tcPr>
            <w:tcW w:type="dxa" w:w="4200"/>
            <w:shd w:fill="FFFFFF" w:color="auto" w:val="clear"/>
            <w:tcMar>
              <w:top w:type="dxa" w:w="45"/>
              <w:left w:type="dxa" w:w="95"/>
              <w:bottom w:type="dxa" w:w="45"/>
              <w:right w:type="dxa" w:w="95"/>
            </w:tcMar>
            <w:vAlign w:val="center"/>
          </w:tcPr>
          <w:p>
            <w:pPr>
              <w:pStyle w:val="TableCellText"/>
              <w:keepNext/>
              <w:jc w:val="left"/>
            </w:pPr>
            <w:r>
              <w:t xml:space="preserve">장기 보존, 기록물 관리, 법적 보관 요건</w:t>
            </w:r>
          </w:p>
        </w:tc>
      </w:tr>
      <w:tr>
        <w:trPr>
          <w:cantSplit/>
        </w:trPr>
        <w:tc>
          <w:tcPr>
            <w:tcW w:type="dxa" w:w="1600"/>
            <w:shd w:fill="F2F7FC" w:color="auto" w:val="clear"/>
            <w:tcMar>
              <w:top w:type="dxa" w:w="45"/>
              <w:left w:type="dxa" w:w="95"/>
              <w:bottom w:type="dxa" w:w="45"/>
              <w:right w:type="dxa" w:w="95"/>
            </w:tcMar>
            <w:vAlign w:val="center"/>
          </w:tcPr>
          <w:p>
            <w:pPr>
              <w:pStyle w:val="TableCellText"/>
              <w:keepNext/>
              <w:jc w:val="left"/>
            </w:pPr>
            <w:r>
              <w:t xml:space="preserve">태그드 PDF</w:t>
            </w:r>
          </w:p>
        </w:tc>
        <w:tc>
          <w:tcPr>
            <w:tcW w:type="dxa" w:w="3200"/>
            <w:shd w:fill="F2F7FC" w:color="auto" w:val="clear"/>
            <w:tcMar>
              <w:top w:type="dxa" w:w="45"/>
              <w:left w:type="dxa" w:w="95"/>
              <w:bottom w:type="dxa" w:w="45"/>
              <w:right w:type="dxa" w:w="95"/>
            </w:tcMar>
            <w:vAlign w:val="center"/>
          </w:tcPr>
          <w:p>
            <w:pPr>
              <w:pStyle w:val="TableCellText"/>
              <w:keepNext/>
              <w:jc w:val="left"/>
            </w:pPr>
            <w:r>
              <w:rPr>
                <w:rStyle w:val="InlineCode"/>
              </w:rPr>
              <w:t xml:space="preserve">tagged: true</w:t>
            </w:r>
          </w:p>
        </w:tc>
        <w:tc>
          <w:tcPr>
            <w:tcW w:type="dxa" w:w="4200"/>
            <w:shd w:fill="F2F7FC" w:color="auto" w:val="clear"/>
            <w:tcMar>
              <w:top w:type="dxa" w:w="45"/>
              <w:left w:type="dxa" w:w="95"/>
              <w:bottom w:type="dxa" w:w="45"/>
              <w:right w:type="dxa" w:w="95"/>
            </w:tcMar>
            <w:vAlign w:val="center"/>
          </w:tcPr>
          <w:p>
            <w:pPr>
              <w:pStyle w:val="TableCellText"/>
              <w:keepNext/>
              <w:jc w:val="left"/>
            </w:pPr>
            <w:r>
              <w:t xml:space="preserve">구조 태그(H1~H6, P, Table, Figure) 포함</w:t>
            </w:r>
          </w:p>
        </w:tc>
      </w:tr>
      <w:tr>
        <w:trPr>
          <w:cantSplit/>
        </w:trPr>
        <w:tc>
          <w:tcPr>
            <w:tcW w:type="dxa" w:w="1600"/>
            <w:shd w:fill="FFFFFF" w:color="auto" w:val="clear"/>
            <w:tcMar>
              <w:top w:type="dxa" w:w="45"/>
              <w:left w:type="dxa" w:w="95"/>
              <w:bottom w:type="dxa" w:w="45"/>
              <w:right w:type="dxa" w:w="95"/>
            </w:tcMar>
            <w:vAlign w:val="center"/>
          </w:tcPr>
          <w:p>
            <w:pPr>
              <w:pStyle w:val="TableCellText"/>
              <w:keepNext w:val="false"/>
              <w:jc w:val="left"/>
            </w:pPr>
            <w:r>
              <w:t xml:space="preserve">PDF/UA-1</w:t>
            </w:r>
          </w:p>
        </w:tc>
        <w:tc>
          <w:tcPr>
            <w:tcW w:type="dxa" w:w="3200"/>
            <w:shd w:fill="FFFFFF" w:color="auto" w:val="clear"/>
            <w:tcMar>
              <w:top w:type="dxa" w:w="45"/>
              <w:left w:type="dxa" w:w="95"/>
              <w:bottom w:type="dxa" w:w="45"/>
              <w:right w:type="dxa" w:w="95"/>
            </w:tcMar>
            <w:vAlign w:val="center"/>
          </w:tcPr>
          <w:p>
            <w:pPr>
              <w:pStyle w:val="TableCellText"/>
              <w:keepNext w:val="false"/>
              <w:jc w:val="left"/>
            </w:pPr>
            <w:r>
              <w:rPr>
                <w:rStyle w:val="InlineCode"/>
              </w:rPr>
              <w:t xml:space="preserve">pdf_ua: true</w:t>
            </w:r>
          </w:p>
        </w:tc>
        <w:tc>
          <w:tcPr>
            <w:tcW w:type="dxa" w:w="4200"/>
            <w:shd w:fill="FFFFFF" w:color="auto" w:val="clear"/>
            <w:tcMar>
              <w:top w:type="dxa" w:w="45"/>
              <w:left w:type="dxa" w:w="95"/>
              <w:bottom w:type="dxa" w:w="45"/>
              <w:right w:type="dxa" w:w="95"/>
            </w:tcMar>
            <w:vAlign w:val="center"/>
          </w:tcPr>
          <w:p>
            <w:pPr>
              <w:pStyle w:val="TableCellText"/>
              <w:keepNext w:val="false"/>
              <w:jc w:val="left"/>
            </w:pPr>
            <w:r>
              <w:t xml:space="preserve">보편적 접근성 준수 (tagged 함의)</w:t>
            </w:r>
          </w:p>
        </w:tc>
      </w:tr>
    </w:tbl>
    <w:p>
      <w:pPr>
        <w:pStyle w:val="Heading2"/>
      </w:pPr>
      <w:r>
        <w:t xml:space="preserve">13.2 장기 보존 관점</w:t>
      </w:r>
    </w:p>
    <w:p>
      <w:r>
        <w:t xml:space="preserve">PDF/A-2b는 글꼴 임베딩, 색 공간 명시, 외부 참조 금지 등을 요구한다. 문서를 10년 뒤에도 동일하게 재현하려면 변환 시점에 필요한 자원이 파일 내부에 모두 봉인되어야 한다는 원칙이다. 공공기관 기록물, 회계 증빙, 계약 문서 보관에 흔히 요구되는 규격이다.</w:t>
      </w:r>
    </w:p>
    <w:p>
      <w:pPr>
        <w:pStyle w:val="Heading2"/>
      </w:pPr>
      <w:r>
        <w:t xml:space="preserve">13.3 접근성 관점</w:t>
      </w:r>
    </w:p>
    <w:p>
      <w:r>
        <w:t xml:space="preserve">태그드 PDF는 시각적 배치와 별개로 </w:t>
      </w:r>
      <w:r>
        <w:rPr>
          <w:rStyle w:val="KeyTerm"/>
        </w:rPr>
        <w:t xml:space="preserve">논리적 읽기 순서</w:t>
      </w:r>
      <w:r>
        <w:t xml:space="preserve">와 </w:t>
      </w:r>
      <w:r>
        <w:rPr>
          <w:rStyle w:val="KeyTerm"/>
        </w:rPr>
        <w:t xml:space="preserve">의미 구조</w:t>
      </w:r>
      <w:r>
        <w:t xml:space="preserve">를 문서에 부여한다. 스크린 리더가 제목 계층을 탐색하고 표의 행·열 관계를 안내할 수 있게 된다. 공공 웹 접근성 요건이 적용되는 조직에서는 사실상 필수 기능이다.</w:t>
      </w:r>
    </w:p>
    <w:p>
      <w:pPr>
        <w:pStyle w:val="Callout"/>
      </w:pPr>
      <w:r>
        <w:rPr>
          <w:rStyle w:val="KeyTerm"/>
        </w:rPr>
        <w:t xml:space="preserve">검증 권고: </w:t>
      </w:r>
      <w:r>
        <w:t xml:space="preserve">PDF/A 및 PDF/UA 준수는 생성 옵션만으로 완결되지 않는다. 원본 문서에 대체 텍스트가 없는 이미지가 있으면 접근성 검사 항목을 통과하지 못한다. 출력 옵션은 필요 조건이며, 원본 문서 작성 품질이 충분 조건이다.</w:t>
      </w:r>
    </w:p>
    <w:p>
      <w:pPr>
        <w:pStyle w:val="Heading1"/>
      </w:pPr>
      <w:bookmarkStart w:name="ch14" w:id="113"/>
      <w:r>
        <w:t xml:space="preserve">14. 대용량 문서 스트리밍 처리</w:t>
      </w:r>
      <w:bookmarkEnd w:id="113"/>
    </w:p>
    <w:p>
      <w:r>
        <w:t xml:space="preserve">수십만 행 규모의 XLSX를 한 번에 조판하려 하면 Typst 컴파일 단계의 메모리 사용량이 급증한다. 스트리밍 모드는 이 문제를 분할 정복으로 해결한다.</w:t>
      </w:r>
    </w:p>
    <w:p>
      <w:pPr>
        <w:pStyle w:val="Heading2"/>
      </w:pPr>
      <w:r>
        <w:t xml:space="preserve">14.1 처리 절차</w:t>
      </w:r>
    </w:p>
    <w:p>
      <w:pPr>
        <w:pStyle w:val="ListParagraph"/>
        <w:numPr>
          <w:ilvl w:val="0"/>
          <w:numId w:val="12"/>
        </w:numPr>
      </w:pPr>
      <w:r>
        <w:t xml:space="preserve">행 단위로 시트를 청크(기본 1,000행)로 분할한다.</w:t>
      </w:r>
    </w:p>
    <w:p>
      <w:pPr>
        <w:pStyle w:val="ListParagraph"/>
        <w:numPr>
          <w:ilvl w:val="0"/>
          <w:numId w:val="12"/>
        </w:numPr>
      </w:pPr>
      <w:r>
        <w:t xml:space="preserve">각 청크를 독립적인 Typst 문서로 컴파일해 부분 PDF를 얻는다.</w:t>
      </w:r>
    </w:p>
    <w:p>
      <w:pPr>
        <w:pStyle w:val="ListParagraph"/>
        <w:numPr>
          <w:ilvl w:val="0"/>
          <w:numId w:val="12"/>
        </w:numPr>
      </w:pPr>
      <w:r>
        <w:t xml:space="preserve">부분 PDF들을 순서대로 병합해 최종 PDF를 산출한다.</w:t>
      </w:r>
    </w:p>
    <w:p>
      <w:r>
        <w:t xml:space="preserve">따라서 최대 메모리 사용량은 전체 문서 크기가 아니라 </w:t>
      </w:r>
      <w:r>
        <w:rPr>
          <w:rStyle w:val="KeyTerm"/>
        </w:rPr>
        <w:t xml:space="preserve">청크 크기</w:t>
      </w:r>
      <w:r>
        <w:t xml:space="preserve">에 비례한다. 청크 크기를 줄이면 메모리는 감소하고 병합 오버헤드는 증가하므로, 운영 환경의 제약에 맞춰 조정하는 값이다.</w:t>
      </w:r>
    </w:p>
    <w:p>
      <w:pPr>
        <w:pStyle w:val="Heading2"/>
      </w:pPr>
      <w:r>
        <w:t xml:space="preserve">14.2 사용 방법</w:t>
      </w:r>
    </w:p>
    <w:p>
      <w:pPr>
        <w:pStyle w:val="Code"/>
        <w:keepNext/>
        <w:shd w:fill="1F3864" w:color="auto" w:val="clear"/>
      </w:pPr>
      <w:r>
        <w:rPr>
          <w:b/>
          <w:bCs/>
          <w:color w:val="FFFFFF"/>
          <w:sz w:val="15"/>
          <w:szCs w:val="15"/>
        </w:rPr>
        <w:t xml:space="preserve"> bash</w:t>
      </w:r>
    </w:p>
    <w:p>
      <w:pPr>
        <w:pStyle w:val="Code"/>
        <w:keepNext/>
        <w:keepLines/>
      </w:pPr>
      <w:r>
        <w:t xml:space="preserve"># CLI</w:t>
      </w:r>
    </w:p>
    <w:p>
      <w:pPr>
        <w:pStyle w:val="Code"/>
        <w:keepNext w:val="false"/>
        <w:keepLines/>
      </w:pPr>
      <w:r>
        <w:t xml:space="preserve">office2pdf big.xlsx --streaming --streaming-chunk-size 500</w:t>
      </w:r>
    </w:p>
    <w:p>
      <w:pPr>
        <w:spacing w:after="140" w:before="0"/>
      </w:pPr>
      <w:r>
        <w:rPr>
          <w:sz w:val="6"/>
          <w:szCs w:val="6"/>
        </w:rPr>
        <w:t xml:space="preserve"/>
      </w:r>
    </w:p>
    <w:p>
      <w:pPr>
        <w:pStyle w:val="Code"/>
        <w:keepNext/>
        <w:shd w:fill="1F3864" w:color="auto" w:val="clear"/>
      </w:pPr>
      <w:r>
        <w:rPr>
          <w:b/>
          <w:bCs/>
          <w:color w:val="FFFFFF"/>
          <w:sz w:val="15"/>
          <w:szCs w:val="15"/>
        </w:rPr>
        <w:t xml:space="preserve"> rust</w:t>
      </w:r>
    </w:p>
    <w:p>
      <w:pPr>
        <w:pStyle w:val="Code"/>
        <w:keepNext/>
        <w:keepLines/>
      </w:pPr>
      <w:r>
        <w:t xml:space="preserve">// 라이브러리</w:t>
      </w:r>
    </w:p>
    <w:p>
      <w:pPr>
        <w:pStyle w:val="Code"/>
        <w:keepNext/>
        <w:keepLines/>
      </w:pPr>
      <w:r>
        <w:t xml:space="preserve">let options = ConvertOptions {</w:t>
      </w:r>
    </w:p>
    <w:p>
      <w:pPr>
        <w:pStyle w:val="Code"/>
        <w:keepNext/>
        <w:keepLines/>
      </w:pPr>
      <w:r>
        <w:t xml:space="preserve">    streaming: true,</w:t>
      </w:r>
    </w:p>
    <w:p>
      <w:pPr>
        <w:pStyle w:val="Code"/>
        <w:keepNext/>
        <w:keepLines/>
      </w:pPr>
      <w:r>
        <w:t xml:space="preserve">    streaming_chunk_size: Some(500),</w:t>
      </w:r>
    </w:p>
    <w:p>
      <w:pPr>
        <w:pStyle w:val="Code"/>
        <w:keepNext/>
        <w:keepLines/>
      </w:pPr>
      <w:r>
        <w:t xml:space="preserve">    ..Default::default()</w:t>
      </w:r>
    </w:p>
    <w:p>
      <w:pPr>
        <w:pStyle w:val="Code"/>
        <w:keepNext w:val="false"/>
        <w:keepLines/>
      </w:pPr>
      <w:r>
        <w:t xml:space="preserve">};</w:t>
      </w:r>
    </w:p>
    <w:p>
      <w:pPr>
        <w:spacing w:after="140" w:before="0"/>
      </w:pPr>
      <w:r>
        <w:rPr>
          <w:sz w:val="6"/>
          <w:szCs w:val="6"/>
        </w:rPr>
        <w:t xml:space="preserve"/>
      </w:r>
    </w:p>
    <w:p>
      <w:pPr>
        <w:pStyle w:val="Heading2"/>
      </w:pPr>
      <w:r>
        <w:t xml:space="preserve">14.3 적용 조건과 유의점</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스트리밍 모드 적용 조건</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800"/>
        <w:gridCol w:w="7200"/>
      </w:tblGrid>
      <w:tr>
        <w:trPr>
          <w:cantSplit/>
          <w:tblHeader/>
        </w:trPr>
        <w:tc>
          <w:tcPr>
            <w:tcW w:type="dxa" w:w="1800"/>
            <w:shd w:fill="1F3864" w:color="auto" w:val="clear"/>
            <w:tcMar>
              <w:top w:type="dxa" w:w="45"/>
              <w:left w:type="dxa" w:w="95"/>
              <w:bottom w:type="dxa" w:w="45"/>
              <w:right w:type="dxa" w:w="95"/>
            </w:tcMar>
            <w:vAlign w:val="center"/>
          </w:tcPr>
          <w:p>
            <w:pPr>
              <w:pStyle w:val="TableHead"/>
              <w:keepNext/>
            </w:pPr>
            <w:r>
              <w:t xml:space="preserve">항목</w:t>
            </w:r>
          </w:p>
        </w:tc>
        <w:tc>
          <w:tcPr>
            <w:tcW w:type="dxa" w:w="7200"/>
            <w:shd w:fill="1F3864" w:color="auto" w:val="clear"/>
            <w:tcMar>
              <w:top w:type="dxa" w:w="45"/>
              <w:left w:type="dxa" w:w="95"/>
              <w:bottom w:type="dxa" w:w="45"/>
              <w:right w:type="dxa" w:w="95"/>
            </w:tcMar>
            <w:vAlign w:val="center"/>
          </w:tcPr>
          <w:p>
            <w:pPr>
              <w:pStyle w:val="TableHead"/>
              <w:keepNext/>
            </w:pPr>
            <w:r>
              <w:t xml:space="preserve">내용</w:t>
            </w:r>
          </w:p>
        </w:tc>
      </w:tr>
      <w:tr>
        <w:trPr>
          <w:cantSplit/>
        </w:trPr>
        <w:tc>
          <w:tcPr>
            <w:tcW w:type="dxa" w:w="1800"/>
            <w:shd w:fill="F2F7FC" w:color="auto" w:val="clear"/>
            <w:tcMar>
              <w:top w:type="dxa" w:w="45"/>
              <w:left w:type="dxa" w:w="95"/>
              <w:bottom w:type="dxa" w:w="45"/>
              <w:right w:type="dxa" w:w="95"/>
            </w:tcMar>
            <w:vAlign w:val="center"/>
          </w:tcPr>
          <w:p>
            <w:pPr>
              <w:pStyle w:val="TableCellText"/>
              <w:keepNext/>
              <w:jc w:val="left"/>
            </w:pPr>
            <w:r>
              <w:t xml:space="preserve">적용 형식</w:t>
            </w:r>
          </w:p>
        </w:tc>
        <w:tc>
          <w:tcPr>
            <w:tcW w:type="dxa" w:w="7200"/>
            <w:shd w:fill="F2F7FC" w:color="auto" w:val="clear"/>
            <w:tcMar>
              <w:top w:type="dxa" w:w="45"/>
              <w:left w:type="dxa" w:w="95"/>
              <w:bottom w:type="dxa" w:w="45"/>
              <w:right w:type="dxa" w:w="95"/>
            </w:tcMar>
            <w:vAlign w:val="center"/>
          </w:tcPr>
          <w:p>
            <w:pPr>
              <w:pStyle w:val="TableCellText"/>
              <w:keepNext/>
              <w:jc w:val="left"/>
            </w:pPr>
            <w:r>
              <w:t xml:space="preserve">XLSX (행 기반 분할이 의미를 갖는 형식)</w:t>
            </w:r>
          </w:p>
        </w:tc>
      </w:tr>
      <w:tr>
        <w:trPr>
          <w:cantSplit/>
        </w:trPr>
        <w:tc>
          <w:tcPr>
            <w:tcW w:type="dxa" w:w="1800"/>
            <w:shd w:fill="FFFFFF" w:color="auto" w:val="clear"/>
            <w:tcMar>
              <w:top w:type="dxa" w:w="45"/>
              <w:left w:type="dxa" w:w="95"/>
              <w:bottom w:type="dxa" w:w="45"/>
              <w:right w:type="dxa" w:w="95"/>
            </w:tcMar>
            <w:vAlign w:val="center"/>
          </w:tcPr>
          <w:p>
            <w:pPr>
              <w:pStyle w:val="TableCellText"/>
              <w:keepNext/>
              <w:jc w:val="left"/>
            </w:pPr>
            <w:r>
              <w:t xml:space="preserve">필요 기능</w:t>
            </w:r>
          </w:p>
        </w:tc>
        <w:tc>
          <w:tcPr>
            <w:tcW w:type="dxa" w:w="7200"/>
            <w:shd w:fill="FFFFFF" w:color="auto" w:val="clear"/>
            <w:tcMar>
              <w:top w:type="dxa" w:w="45"/>
              <w:left w:type="dxa" w:w="95"/>
              <w:bottom w:type="dxa" w:w="45"/>
              <w:right w:type="dxa" w:w="95"/>
            </w:tcMar>
            <w:vAlign w:val="center"/>
          </w:tcPr>
          <w:p>
            <w:pPr>
              <w:pStyle w:val="TableCellText"/>
              <w:keepNext/>
              <w:jc w:val="left"/>
            </w:pPr>
            <w:r>
              <w:rPr>
                <w:rStyle w:val="InlineCode"/>
              </w:rPr>
              <w:t xml:space="preserve">pdf-ops</w:t>
            </w:r>
            <w:r>
              <w:t xml:space="preserve"> — 부분 PDF 병합에 사용</w:t>
            </w:r>
          </w:p>
        </w:tc>
      </w:tr>
      <w:tr>
        <w:trPr>
          <w:cantSplit/>
        </w:trPr>
        <w:tc>
          <w:tcPr>
            <w:tcW w:type="dxa" w:w="1800"/>
            <w:shd w:fill="F2F7FC" w:color="auto" w:val="clear"/>
            <w:tcMar>
              <w:top w:type="dxa" w:w="45"/>
              <w:left w:type="dxa" w:w="95"/>
              <w:bottom w:type="dxa" w:w="45"/>
              <w:right w:type="dxa" w:w="95"/>
            </w:tcMar>
            <w:vAlign w:val="center"/>
          </w:tcPr>
          <w:p>
            <w:pPr>
              <w:pStyle w:val="TableCellText"/>
              <w:keepNext/>
              <w:jc w:val="left"/>
            </w:pPr>
            <w:r>
              <w:t xml:space="preserve">기본 청크</w:t>
            </w:r>
          </w:p>
        </w:tc>
        <w:tc>
          <w:tcPr>
            <w:tcW w:type="dxa" w:w="7200"/>
            <w:shd w:fill="F2F7FC" w:color="auto" w:val="clear"/>
            <w:tcMar>
              <w:top w:type="dxa" w:w="45"/>
              <w:left w:type="dxa" w:w="95"/>
              <w:bottom w:type="dxa" w:w="45"/>
              <w:right w:type="dxa" w:w="95"/>
            </w:tcMar>
            <w:vAlign w:val="center"/>
          </w:tcPr>
          <w:p>
            <w:pPr>
              <w:pStyle w:val="TableCellText"/>
              <w:keepNext/>
              <w:jc w:val="left"/>
            </w:pPr>
            <w:r>
              <w:t xml:space="preserve">1,000행</w:t>
            </w:r>
          </w:p>
        </w:tc>
      </w:tr>
      <w:tr>
        <w:trPr>
          <w:cantSplit/>
        </w:trPr>
        <w:tc>
          <w:tcPr>
            <w:tcW w:type="dxa" w:w="1800"/>
            <w:shd w:fill="FFFFFF" w:color="auto" w:val="clear"/>
            <w:tcMar>
              <w:top w:type="dxa" w:w="45"/>
              <w:left w:type="dxa" w:w="95"/>
              <w:bottom w:type="dxa" w:w="45"/>
              <w:right w:type="dxa" w:w="95"/>
            </w:tcMar>
            <w:vAlign w:val="center"/>
          </w:tcPr>
          <w:p>
            <w:pPr>
              <w:pStyle w:val="TableCellText"/>
              <w:keepNext/>
              <w:jc w:val="left"/>
            </w:pPr>
            <w:r>
              <w:t xml:space="preserve">트레이드오프</w:t>
            </w:r>
          </w:p>
        </w:tc>
        <w:tc>
          <w:tcPr>
            <w:tcW w:type="dxa" w:w="7200"/>
            <w:shd w:fill="FFFFFF" w:color="auto" w:val="clear"/>
            <w:tcMar>
              <w:top w:type="dxa" w:w="45"/>
              <w:left w:type="dxa" w:w="95"/>
              <w:bottom w:type="dxa" w:w="45"/>
              <w:right w:type="dxa" w:w="95"/>
            </w:tcMar>
            <w:vAlign w:val="center"/>
          </w:tcPr>
          <w:p>
            <w:pPr>
              <w:pStyle w:val="TableCellText"/>
              <w:keepNext/>
              <w:jc w:val="left"/>
            </w:pPr>
            <w:r>
              <w:t xml:space="preserve">메모리 사용량 감소 ↔ 병합 단계 추가 비용</w:t>
            </w:r>
          </w:p>
        </w:tc>
      </w:tr>
      <w:tr>
        <w:trPr>
          <w:cantSplit/>
        </w:trPr>
        <w:tc>
          <w:tcPr>
            <w:tcW w:type="dxa" w:w="1800"/>
            <w:shd w:fill="F2F7FC" w:color="auto" w:val="clear"/>
            <w:tcMar>
              <w:top w:type="dxa" w:w="45"/>
              <w:left w:type="dxa" w:w="95"/>
              <w:bottom w:type="dxa" w:w="45"/>
              <w:right w:type="dxa" w:w="95"/>
            </w:tcMar>
            <w:vAlign w:val="center"/>
          </w:tcPr>
          <w:p>
            <w:pPr>
              <w:pStyle w:val="TableCellText"/>
              <w:keepNext w:val="false"/>
              <w:jc w:val="left"/>
            </w:pPr>
            <w:r>
              <w:t xml:space="preserve">주의</w:t>
            </w:r>
          </w:p>
        </w:tc>
        <w:tc>
          <w:tcPr>
            <w:tcW w:type="dxa" w:w="7200"/>
            <w:shd w:fill="F2F7FC" w:color="auto" w:val="clear"/>
            <w:tcMar>
              <w:top w:type="dxa" w:w="45"/>
              <w:left w:type="dxa" w:w="95"/>
              <w:bottom w:type="dxa" w:w="45"/>
              <w:right w:type="dxa" w:w="95"/>
            </w:tcMar>
            <w:vAlign w:val="center"/>
          </w:tcPr>
          <w:p>
            <w:pPr>
              <w:pStyle w:val="TableCellText"/>
              <w:keepNext w:val="false"/>
              <w:jc w:val="left"/>
            </w:pPr>
            <w:r>
              <w:t xml:space="preserve">청크 경계에서 반복 머리글 처리 방식을 결과물로 확인 권장</w:t>
            </w:r>
          </w:p>
        </w:tc>
      </w:tr>
    </w:tbl>
    <w:p>
      <w:pPr>
        <w:pageBreakBefore/>
        <w:spacing w:after="60" w:before="0"/>
        <w:jc w:val="left"/>
      </w:pPr>
      <w:r>
        <w:rPr>
          <w:b/>
          <w:bCs/>
          <w:color w:val="C55A11"/>
          <w:spacing w:val="20"/>
          <w:sz w:val="18"/>
          <w:szCs w:val="18"/>
        </w:rPr>
        <w:t xml:space="preserve">제 IV 부</w:t>
      </w:r>
      <w:r>
        <w:rPr>
          <w:sz w:val="18"/>
          <w:szCs w:val="18"/>
        </w:rPr>
        <w:t xml:space="preserve">   </w:t>
      </w:r>
      <w:r>
        <w:rPr>
          <w:color w:val="7F7F7F"/>
          <w:spacing w:val="10"/>
          <w:sz w:val="18"/>
          <w:szCs w:val="18"/>
        </w:rPr>
        <w:t xml:space="preserve">운영 — 신뢰성과 품질</w:t>
      </w:r>
    </w:p>
    <w:p>
      <w:pPr>
        <w:pStyle w:val="Heading1"/>
      </w:pPr>
      <w:bookmarkStart w:name="ch15" w:id="114"/>
      <w:r>
        <w:t xml:space="preserve">15. 오류와 경고 모델</w:t>
      </w:r>
      <w:bookmarkEnd w:id="114"/>
    </w:p>
    <w:p>
      <w:r>
        <w:t xml:space="preserve">문서 변환은 "성공" 또는 "실패"로 이분되지 않는다. 대부분의 실무 문서에는 변환기가 완전히 지원하지 못하는 요소가 하나쯤 섞여 있다. office2pdf는 치명적 오류와 부분 손실을 타입 수준에서 구분한다.</w:t>
      </w:r>
    </w:p>
    <w:p>
      <w:pPr>
        <w:pStyle w:val="Heading2"/>
      </w:pPr>
      <w:r>
        <w:t xml:space="preserve">15.1 치명적 오류</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ConvertError 변형</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600"/>
        <w:gridCol w:w="6400"/>
      </w:tblGrid>
      <w:tr>
        <w:trPr>
          <w:cantSplit/>
          <w:tblHeader/>
        </w:trPr>
        <w:tc>
          <w:tcPr>
            <w:tcW w:type="dxa" w:w="2600"/>
            <w:shd w:fill="1F3864" w:color="auto" w:val="clear"/>
            <w:tcMar>
              <w:top w:type="dxa" w:w="45"/>
              <w:left w:type="dxa" w:w="95"/>
              <w:bottom w:type="dxa" w:w="45"/>
              <w:right w:type="dxa" w:w="95"/>
            </w:tcMar>
            <w:vAlign w:val="center"/>
          </w:tcPr>
          <w:p>
            <w:pPr>
              <w:pStyle w:val="TableHead"/>
              <w:keepNext/>
            </w:pPr>
            <w:r>
              <w:t xml:space="preserve">변형</w:t>
            </w:r>
          </w:p>
        </w:tc>
        <w:tc>
          <w:tcPr>
            <w:tcW w:type="dxa" w:w="6400"/>
            <w:shd w:fill="1F3864" w:color="auto" w:val="clear"/>
            <w:tcMar>
              <w:top w:type="dxa" w:w="45"/>
              <w:left w:type="dxa" w:w="95"/>
              <w:bottom w:type="dxa" w:w="45"/>
              <w:right w:type="dxa" w:w="95"/>
            </w:tcMar>
            <w:vAlign w:val="center"/>
          </w:tcPr>
          <w:p>
            <w:pPr>
              <w:pStyle w:val="TableHead"/>
              <w:keepNext/>
            </w:pPr>
            <w:r>
              <w:t xml:space="preserve">발생 조건</w:t>
            </w:r>
          </w:p>
        </w:tc>
      </w:tr>
      <w:tr>
        <w:trPr>
          <w:cantSplit/>
        </w:trPr>
        <w:tc>
          <w:tcPr>
            <w:tcW w:type="dxa" w:w="2600"/>
            <w:shd w:fill="F2F7FC" w:color="auto" w:val="clear"/>
            <w:tcMar>
              <w:top w:type="dxa" w:w="45"/>
              <w:left w:type="dxa" w:w="95"/>
              <w:bottom w:type="dxa" w:w="45"/>
              <w:right w:type="dxa" w:w="95"/>
            </w:tcMar>
            <w:vAlign w:val="center"/>
          </w:tcPr>
          <w:p>
            <w:pPr>
              <w:pStyle w:val="TableCellMono"/>
              <w:keepNext/>
              <w:jc w:val="left"/>
            </w:pPr>
            <w:r>
              <w:t xml:space="preserve">UnsupportedFormat</w:t>
            </w:r>
          </w:p>
        </w:tc>
        <w:tc>
          <w:tcPr>
            <w:tcW w:type="dxa" w:w="6400"/>
            <w:shd w:fill="F2F7FC" w:color="auto" w:val="clear"/>
            <w:tcMar>
              <w:top w:type="dxa" w:w="45"/>
              <w:left w:type="dxa" w:w="95"/>
              <w:bottom w:type="dxa" w:w="45"/>
              <w:right w:type="dxa" w:w="95"/>
            </w:tcMar>
            <w:vAlign w:val="center"/>
          </w:tcPr>
          <w:p>
            <w:pPr>
              <w:pStyle w:val="TableCellText"/>
              <w:keepNext/>
              <w:jc w:val="left"/>
            </w:pPr>
            <w:r>
              <w:t xml:space="preserve">확장자 또는 지정 형식이 지원 목록에 없음</w:t>
            </w:r>
          </w:p>
        </w:tc>
      </w:tr>
      <w:tr>
        <w:trPr>
          <w:cantSplit/>
        </w:trPr>
        <w:tc>
          <w:tcPr>
            <w:tcW w:type="dxa" w:w="2600"/>
            <w:shd w:fill="FFFFFF" w:color="auto" w:val="clear"/>
            <w:tcMar>
              <w:top w:type="dxa" w:w="45"/>
              <w:left w:type="dxa" w:w="95"/>
              <w:bottom w:type="dxa" w:w="45"/>
              <w:right w:type="dxa" w:w="95"/>
            </w:tcMar>
            <w:vAlign w:val="center"/>
          </w:tcPr>
          <w:p>
            <w:pPr>
              <w:pStyle w:val="TableCellMono"/>
              <w:keepNext/>
              <w:jc w:val="left"/>
            </w:pPr>
            <w:r>
              <w:t xml:space="preserve">Io</w:t>
            </w:r>
          </w:p>
        </w:tc>
        <w:tc>
          <w:tcPr>
            <w:tcW w:type="dxa" w:w="6400"/>
            <w:shd w:fill="FFFFFF" w:color="auto" w:val="clear"/>
            <w:tcMar>
              <w:top w:type="dxa" w:w="45"/>
              <w:left w:type="dxa" w:w="95"/>
              <w:bottom w:type="dxa" w:w="45"/>
              <w:right w:type="dxa" w:w="95"/>
            </w:tcMar>
            <w:vAlign w:val="center"/>
          </w:tcPr>
          <w:p>
            <w:pPr>
              <w:pStyle w:val="TableCellText"/>
              <w:keepNext/>
              <w:jc w:val="left"/>
            </w:pPr>
            <w:r>
              <w:t xml:space="preserve">파일 읽기/쓰기 실패</w:t>
            </w:r>
          </w:p>
        </w:tc>
      </w:tr>
      <w:tr>
        <w:trPr>
          <w:cantSplit/>
        </w:trPr>
        <w:tc>
          <w:tcPr>
            <w:tcW w:type="dxa" w:w="2600"/>
            <w:shd w:fill="F2F7FC" w:color="auto" w:val="clear"/>
            <w:tcMar>
              <w:top w:type="dxa" w:w="45"/>
              <w:left w:type="dxa" w:w="95"/>
              <w:bottom w:type="dxa" w:w="45"/>
              <w:right w:type="dxa" w:w="95"/>
            </w:tcMar>
            <w:vAlign w:val="center"/>
          </w:tcPr>
          <w:p>
            <w:pPr>
              <w:pStyle w:val="TableCellMono"/>
              <w:keepNext/>
              <w:jc w:val="left"/>
            </w:pPr>
            <w:r>
              <w:t xml:space="preserve">Parse</w:t>
            </w:r>
          </w:p>
        </w:tc>
        <w:tc>
          <w:tcPr>
            <w:tcW w:type="dxa" w:w="6400"/>
            <w:shd w:fill="F2F7FC" w:color="auto" w:val="clear"/>
            <w:tcMar>
              <w:top w:type="dxa" w:w="45"/>
              <w:left w:type="dxa" w:w="95"/>
              <w:bottom w:type="dxa" w:w="45"/>
              <w:right w:type="dxa" w:w="95"/>
            </w:tcMar>
            <w:vAlign w:val="center"/>
          </w:tcPr>
          <w:p>
            <w:pPr>
              <w:pStyle w:val="TableCellText"/>
              <w:keepNext/>
              <w:jc w:val="left"/>
            </w:pPr>
            <w:r>
              <w:t xml:space="preserve">패키지 구조 또는 XML 해석 실패</w:t>
            </w:r>
          </w:p>
        </w:tc>
      </w:tr>
      <w:tr>
        <w:trPr>
          <w:cantSplit/>
        </w:trPr>
        <w:tc>
          <w:tcPr>
            <w:tcW w:type="dxa" w:w="2600"/>
            <w:shd w:fill="FFFFFF" w:color="auto" w:val="clear"/>
            <w:tcMar>
              <w:top w:type="dxa" w:w="45"/>
              <w:left w:type="dxa" w:w="95"/>
              <w:bottom w:type="dxa" w:w="45"/>
              <w:right w:type="dxa" w:w="95"/>
            </w:tcMar>
            <w:vAlign w:val="center"/>
          </w:tcPr>
          <w:p>
            <w:pPr>
              <w:pStyle w:val="TableCellMono"/>
              <w:keepNext/>
              <w:jc w:val="left"/>
            </w:pPr>
            <w:r>
              <w:t xml:space="preserve">Render</w:t>
            </w:r>
          </w:p>
        </w:tc>
        <w:tc>
          <w:tcPr>
            <w:tcW w:type="dxa" w:w="6400"/>
            <w:shd w:fill="FFFFFF" w:color="auto" w:val="clear"/>
            <w:tcMar>
              <w:top w:type="dxa" w:w="45"/>
              <w:left w:type="dxa" w:w="95"/>
              <w:bottom w:type="dxa" w:w="45"/>
              <w:right w:type="dxa" w:w="95"/>
            </w:tcMar>
            <w:vAlign w:val="center"/>
          </w:tcPr>
          <w:p>
            <w:pPr>
              <w:pStyle w:val="TableCellText"/>
              <w:keepNext/>
              <w:jc w:val="left"/>
            </w:pPr>
            <w:r>
              <w:t xml:space="preserve">Typst 컴파일 또는 PDF 내보내기 실패</w:t>
            </w:r>
          </w:p>
        </w:tc>
      </w:tr>
      <w:tr>
        <w:trPr>
          <w:cantSplit/>
        </w:trPr>
        <w:tc>
          <w:tcPr>
            <w:tcW w:type="dxa" w:w="2600"/>
            <w:shd w:fill="F2F7FC" w:color="auto" w:val="clear"/>
            <w:tcMar>
              <w:top w:type="dxa" w:w="45"/>
              <w:left w:type="dxa" w:w="95"/>
              <w:bottom w:type="dxa" w:w="45"/>
              <w:right w:type="dxa" w:w="95"/>
            </w:tcMar>
            <w:vAlign w:val="center"/>
          </w:tcPr>
          <w:p>
            <w:pPr>
              <w:pStyle w:val="TableCellMono"/>
              <w:keepNext w:val="false"/>
              <w:jc w:val="left"/>
            </w:pPr>
            <w:r>
              <w:t xml:space="preserve">UnsupportedEncryption</w:t>
            </w:r>
          </w:p>
        </w:tc>
        <w:tc>
          <w:tcPr>
            <w:tcW w:type="dxa" w:w="6400"/>
            <w:shd w:fill="F2F7FC" w:color="auto" w:val="clear"/>
            <w:tcMar>
              <w:top w:type="dxa" w:w="45"/>
              <w:left w:type="dxa" w:w="95"/>
              <w:bottom w:type="dxa" w:w="45"/>
              <w:right w:type="dxa" w:w="95"/>
            </w:tcMar>
            <w:vAlign w:val="center"/>
          </w:tcPr>
          <w:p>
            <w:pPr>
              <w:pStyle w:val="TableCellText"/>
              <w:keepNext w:val="false"/>
              <w:jc w:val="left"/>
            </w:pPr>
            <w:r>
              <w:t xml:space="preserve">암호로 보호된 문서 또는 OLE2 이진 형식</w:t>
            </w:r>
          </w:p>
        </w:tc>
      </w:tr>
    </w:tbl>
    <w:p>
      <w:pPr>
        <w:pStyle w:val="Heading2"/>
      </w:pPr>
      <w:r>
        <w:t xml:space="preserve">15.2 비치명적 경고</w:t>
      </w:r>
    </w:p>
    <w:p>
      <w:r>
        <w:t xml:space="preserve">경고는 문자열 로그가 아니라 구조화된 열거형이다. 호출자가 프로그램적으로 손실 유형을 판별하고 정책을 적용할 수 있다.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ConvertWarning 변형</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300"/>
        <w:gridCol w:w="2500"/>
        <w:gridCol w:w="4200"/>
      </w:tblGrid>
      <w:tr>
        <w:trPr>
          <w:cantSplit/>
          <w:tblHeader/>
        </w:trPr>
        <w:tc>
          <w:tcPr>
            <w:tcW w:type="dxa" w:w="2300"/>
            <w:shd w:fill="1F3864" w:color="auto" w:val="clear"/>
            <w:tcMar>
              <w:top w:type="dxa" w:w="45"/>
              <w:left w:type="dxa" w:w="95"/>
              <w:bottom w:type="dxa" w:w="45"/>
              <w:right w:type="dxa" w:w="95"/>
            </w:tcMar>
            <w:vAlign w:val="center"/>
          </w:tcPr>
          <w:p>
            <w:pPr>
              <w:pStyle w:val="TableHead"/>
              <w:keepNext/>
            </w:pPr>
            <w:r>
              <w:t xml:space="preserve">변형</w:t>
            </w:r>
          </w:p>
        </w:tc>
        <w:tc>
          <w:tcPr>
            <w:tcW w:type="dxa" w:w="2500"/>
            <w:shd w:fill="1F3864" w:color="auto" w:val="clear"/>
            <w:tcMar>
              <w:top w:type="dxa" w:w="45"/>
              <w:left w:type="dxa" w:w="95"/>
              <w:bottom w:type="dxa" w:w="45"/>
              <w:right w:type="dxa" w:w="95"/>
            </w:tcMar>
            <w:vAlign w:val="center"/>
          </w:tcPr>
          <w:p>
            <w:pPr>
              <w:pStyle w:val="TableHead"/>
              <w:keepNext/>
            </w:pPr>
            <w:r>
              <w:t xml:space="preserve">필드</w:t>
            </w:r>
          </w:p>
        </w:tc>
        <w:tc>
          <w:tcPr>
            <w:tcW w:type="dxa" w:w="4200"/>
            <w:shd w:fill="1F3864" w:color="auto" w:val="clear"/>
            <w:tcMar>
              <w:top w:type="dxa" w:w="45"/>
              <w:left w:type="dxa" w:w="95"/>
              <w:bottom w:type="dxa" w:w="45"/>
              <w:right w:type="dxa" w:w="95"/>
            </w:tcMar>
            <w:vAlign w:val="center"/>
          </w:tcPr>
          <w:p>
            <w:pPr>
              <w:pStyle w:val="TableHead"/>
              <w:keepNext/>
            </w:pPr>
            <w:r>
              <w:t xml:space="preserve">의미</w:t>
            </w:r>
          </w:p>
        </w:tc>
      </w:tr>
      <w:tr>
        <w:trPr>
          <w:cantSplit/>
        </w:trPr>
        <w:tc>
          <w:tcPr>
            <w:tcW w:type="dxa" w:w="2300"/>
            <w:shd w:fill="F2F7FC" w:color="auto" w:val="clear"/>
            <w:tcMar>
              <w:top w:type="dxa" w:w="45"/>
              <w:left w:type="dxa" w:w="95"/>
              <w:bottom w:type="dxa" w:w="45"/>
              <w:right w:type="dxa" w:w="95"/>
            </w:tcMar>
            <w:vAlign w:val="center"/>
          </w:tcPr>
          <w:p>
            <w:pPr>
              <w:pStyle w:val="TableCellMono"/>
              <w:keepNext/>
              <w:jc w:val="left"/>
            </w:pPr>
            <w:r>
              <w:t xml:space="preserve">UnsupportedElement</w:t>
            </w:r>
          </w:p>
        </w:tc>
        <w:tc>
          <w:tcPr>
            <w:tcW w:type="dxa" w:w="2500"/>
            <w:shd w:fill="F2F7FC" w:color="auto" w:val="clear"/>
            <w:tcMar>
              <w:top w:type="dxa" w:w="45"/>
              <w:left w:type="dxa" w:w="95"/>
              <w:bottom w:type="dxa" w:w="45"/>
              <w:right w:type="dxa" w:w="95"/>
            </w:tcMar>
            <w:vAlign w:val="center"/>
          </w:tcPr>
          <w:p>
            <w:pPr>
              <w:pStyle w:val="TableCellMono"/>
              <w:keepNext/>
              <w:jc w:val="left"/>
            </w:pPr>
            <w:r>
              <w:t xml:space="preserve">format, element</w:t>
            </w:r>
          </w:p>
        </w:tc>
        <w:tc>
          <w:tcPr>
            <w:tcW w:type="dxa" w:w="4200"/>
            <w:shd w:fill="F2F7FC" w:color="auto" w:val="clear"/>
            <w:tcMar>
              <w:top w:type="dxa" w:w="45"/>
              <w:left w:type="dxa" w:w="95"/>
              <w:bottom w:type="dxa" w:w="45"/>
              <w:right w:type="dxa" w:w="95"/>
            </w:tcMar>
            <w:vAlign w:val="center"/>
          </w:tcPr>
          <w:p>
            <w:pPr>
              <w:pStyle w:val="TableCellText"/>
              <w:keepNext/>
              <w:jc w:val="left"/>
            </w:pPr>
            <w:r>
              <w:t xml:space="preserve">지원하지 않는 요소를 완전히 생략함</w:t>
            </w:r>
          </w:p>
        </w:tc>
      </w:tr>
      <w:tr>
        <w:trPr>
          <w:cantSplit/>
        </w:trPr>
        <w:tc>
          <w:tcPr>
            <w:tcW w:type="dxa" w:w="2300"/>
            <w:shd w:fill="FFFFFF" w:color="auto" w:val="clear"/>
            <w:tcMar>
              <w:top w:type="dxa" w:w="45"/>
              <w:left w:type="dxa" w:w="95"/>
              <w:bottom w:type="dxa" w:w="45"/>
              <w:right w:type="dxa" w:w="95"/>
            </w:tcMar>
            <w:vAlign w:val="center"/>
          </w:tcPr>
          <w:p>
            <w:pPr>
              <w:pStyle w:val="TableCellMono"/>
              <w:keepNext/>
              <w:jc w:val="left"/>
            </w:pPr>
            <w:r>
              <w:t xml:space="preserve">PartialElement</w:t>
            </w:r>
          </w:p>
        </w:tc>
        <w:tc>
          <w:tcPr>
            <w:tcW w:type="dxa" w:w="2500"/>
            <w:shd w:fill="FFFFFF" w:color="auto" w:val="clear"/>
            <w:tcMar>
              <w:top w:type="dxa" w:w="45"/>
              <w:left w:type="dxa" w:w="95"/>
              <w:bottom w:type="dxa" w:w="45"/>
              <w:right w:type="dxa" w:w="95"/>
            </w:tcMar>
            <w:vAlign w:val="center"/>
          </w:tcPr>
          <w:p>
            <w:pPr>
              <w:pStyle w:val="TableCellMono"/>
              <w:keepNext/>
              <w:jc w:val="left"/>
            </w:pPr>
            <w:r>
              <w:t xml:space="preserve">format, element, detail</w:t>
            </w:r>
          </w:p>
        </w:tc>
        <w:tc>
          <w:tcPr>
            <w:tcW w:type="dxa" w:w="4200"/>
            <w:shd w:fill="FFFFFF" w:color="auto" w:val="clear"/>
            <w:tcMar>
              <w:top w:type="dxa" w:w="45"/>
              <w:left w:type="dxa" w:w="95"/>
              <w:bottom w:type="dxa" w:w="45"/>
              <w:right w:type="dxa" w:w="95"/>
            </w:tcMar>
            <w:vAlign w:val="center"/>
          </w:tcPr>
          <w:p>
            <w:pPr>
              <w:pStyle w:val="TableCellText"/>
              <w:keepNext/>
              <w:jc w:val="left"/>
            </w:pPr>
            <w:r>
              <w:t xml:space="preserve">일부 속성이 누락된 상태로 렌더링됨</w:t>
            </w:r>
          </w:p>
        </w:tc>
      </w:tr>
      <w:tr>
        <w:trPr>
          <w:cantSplit/>
        </w:trPr>
        <w:tc>
          <w:tcPr>
            <w:tcW w:type="dxa" w:w="2300"/>
            <w:shd w:fill="F2F7FC" w:color="auto" w:val="clear"/>
            <w:tcMar>
              <w:top w:type="dxa" w:w="45"/>
              <w:left w:type="dxa" w:w="95"/>
              <w:bottom w:type="dxa" w:w="45"/>
              <w:right w:type="dxa" w:w="95"/>
            </w:tcMar>
            <w:vAlign w:val="center"/>
          </w:tcPr>
          <w:p>
            <w:pPr>
              <w:pStyle w:val="TableCellMono"/>
              <w:keepNext/>
              <w:jc w:val="left"/>
            </w:pPr>
            <w:r>
              <w:t xml:space="preserve">FallbackUsed</w:t>
            </w:r>
          </w:p>
        </w:tc>
        <w:tc>
          <w:tcPr>
            <w:tcW w:type="dxa" w:w="2500"/>
            <w:shd w:fill="F2F7FC" w:color="auto" w:val="clear"/>
            <w:tcMar>
              <w:top w:type="dxa" w:w="45"/>
              <w:left w:type="dxa" w:w="95"/>
              <w:bottom w:type="dxa" w:w="45"/>
              <w:right w:type="dxa" w:w="95"/>
            </w:tcMar>
            <w:vAlign w:val="center"/>
          </w:tcPr>
          <w:p>
            <w:pPr>
              <w:pStyle w:val="TableCellMono"/>
              <w:keepNext/>
              <w:jc w:val="left"/>
            </w:pPr>
            <w:r>
              <w:t xml:space="preserve">format, from, to</w:t>
            </w:r>
          </w:p>
        </w:tc>
        <w:tc>
          <w:tcPr>
            <w:tcW w:type="dxa" w:w="4200"/>
            <w:shd w:fill="F2F7FC" w:color="auto" w:val="clear"/>
            <w:tcMar>
              <w:top w:type="dxa" w:w="45"/>
              <w:left w:type="dxa" w:w="95"/>
              <w:bottom w:type="dxa" w:w="45"/>
              <w:right w:type="dxa" w:w="95"/>
            </w:tcMar>
            <w:vAlign w:val="center"/>
          </w:tcPr>
          <w:p>
            <w:pPr>
              <w:pStyle w:val="TableCellText"/>
              <w:keepNext/>
              <w:jc w:val="left"/>
            </w:pPr>
            <w:r>
              <w:t xml:space="preserve">대체 표현으로 치환해 렌더링함</w:t>
            </w:r>
          </w:p>
        </w:tc>
      </w:tr>
      <w:tr>
        <w:trPr>
          <w:cantSplit/>
        </w:trPr>
        <w:tc>
          <w:tcPr>
            <w:tcW w:type="dxa" w:w="2300"/>
            <w:shd w:fill="FFFFFF" w:color="auto" w:val="clear"/>
            <w:tcMar>
              <w:top w:type="dxa" w:w="45"/>
              <w:left w:type="dxa" w:w="95"/>
              <w:bottom w:type="dxa" w:w="45"/>
              <w:right w:type="dxa" w:w="95"/>
            </w:tcMar>
            <w:vAlign w:val="center"/>
          </w:tcPr>
          <w:p>
            <w:pPr>
              <w:pStyle w:val="TableCellMono"/>
              <w:keepNext w:val="false"/>
              <w:jc w:val="left"/>
            </w:pPr>
            <w:r>
              <w:t xml:space="preserve">ParseSkipped</w:t>
            </w:r>
          </w:p>
        </w:tc>
        <w:tc>
          <w:tcPr>
            <w:tcW w:type="dxa" w:w="2500"/>
            <w:shd w:fill="FFFFFF" w:color="auto" w:val="clear"/>
            <w:tcMar>
              <w:top w:type="dxa" w:w="45"/>
              <w:left w:type="dxa" w:w="95"/>
              <w:bottom w:type="dxa" w:w="45"/>
              <w:right w:type="dxa" w:w="95"/>
            </w:tcMar>
            <w:vAlign w:val="center"/>
          </w:tcPr>
          <w:p>
            <w:pPr>
              <w:pStyle w:val="TableCellMono"/>
              <w:keepNext w:val="false"/>
              <w:jc w:val="left"/>
            </w:pPr>
            <w:r>
              <w:t xml:space="preserve">format, reason</w:t>
            </w:r>
          </w:p>
        </w:tc>
        <w:tc>
          <w:tcPr>
            <w:tcW w:type="dxa" w:w="4200"/>
            <w:shd w:fill="FFFFFF" w:color="auto" w:val="clear"/>
            <w:tcMar>
              <w:top w:type="dxa" w:w="45"/>
              <w:left w:type="dxa" w:w="95"/>
              <w:bottom w:type="dxa" w:w="45"/>
              <w:right w:type="dxa" w:w="95"/>
            </w:tcMar>
            <w:vAlign w:val="center"/>
          </w:tcPr>
          <w:p>
            <w:pPr>
              <w:pStyle w:val="TableCellText"/>
              <w:keepNext w:val="false"/>
              <w:jc w:val="left"/>
            </w:pPr>
            <w:r>
              <w:t xml:space="preserve">파싱 단계에서 요소를 건너뜀</w:t>
            </w:r>
          </w:p>
        </w:tc>
      </w:tr>
    </w:tbl>
    <w:p>
      <w:r>
        <w:t xml:space="preserve">파이프라인은 반환 직전에 경고 목록을 문자열 표현 기준으로 중복 제거한다. 반복 요소가 많은 문서에서 동일 경고가 수천 건 쌓이는 것을 방지하는 조치다.</w:t>
      </w:r>
    </w:p>
    <w:p>
      <w:pPr>
        <w:pStyle w:val="Heading2"/>
      </w:pPr>
      <w:r>
        <w:t xml:space="preserve">15.3 견고성 설계</w:t>
      </w:r>
    </w:p>
    <w:p>
      <w:pPr>
        <w:pStyle w:val="ListParagraph"/>
        <w:numPr>
          <w:ilvl w:val="0"/>
          <w:numId w:val="13"/>
        </w:numPr>
      </w:pPr>
      <w:r>
        <w:rPr>
          <w:rStyle w:val="KeyTerm"/>
        </w:rPr>
        <w:t xml:space="preserve">조기 차단</w:t>
      </w:r>
      <w:r>
        <w:t xml:space="preserve"> — OLE2 서명 검사로 암호화·레거시 파일을 파서 진입 전에 거른다.</w:t>
      </w:r>
    </w:p>
    <w:p>
      <w:pPr>
        <w:pStyle w:val="ListParagraph"/>
        <w:numPr>
          <w:ilvl w:val="0"/>
          <w:numId w:val="13"/>
        </w:numPr>
      </w:pPr>
      <w:r>
        <w:rPr>
          <w:rStyle w:val="KeyTerm"/>
        </w:rPr>
        <w:t xml:space="preserve">패닉 포착</w:t>
      </w:r>
      <w:r>
        <w:t xml:space="preserve"> — 하위 파싱 크레이트에서 패닉이 발생하더라도 포착해 오류 값으로 변환한다. 라이브러리 사용자의 프로세스를 죽이지 않는다는 원칙이다.</w:t>
      </w:r>
    </w:p>
    <w:p>
      <w:pPr>
        <w:pStyle w:val="ListParagraph"/>
        <w:numPr>
          <w:ilvl w:val="0"/>
          <w:numId w:val="13"/>
        </w:numPr>
      </w:pPr>
      <w:r>
        <w:rPr>
          <w:rStyle w:val="KeyTerm"/>
        </w:rPr>
        <w:t xml:space="preserve">상류 패치</w:t>
      </w:r>
      <w:r>
        <w:t xml:space="preserve"> — 반복적으로 패닉을 유발하는 지점은 포크에서 근본 수정 후 패치로 주입한다.</w:t>
      </w:r>
    </w:p>
    <w:p>
      <w:pPr>
        <w:pStyle w:val="ListParagraph"/>
        <w:numPr>
          <w:ilvl w:val="0"/>
          <w:numId w:val="13"/>
        </w:numPr>
      </w:pPr>
      <w:r>
        <w:rPr>
          <w:rStyle w:val="KeyTerm"/>
        </w:rPr>
        <w:t xml:space="preserve">경고 우선 정책</w:t>
      </w:r>
      <w:r>
        <w:t xml:space="preserve"> — 부분 손실은 실패로 승격하지 않는다. 90% 재현된 PDF가 오류 메시지보다 유용한 경우가 실무에서는 흔하다.</w:t>
      </w:r>
    </w:p>
    <w:p>
      <w:pPr>
        <w:pStyle w:val="Quote"/>
      </w:pPr>
      <w:r>
        <w:t xml:space="preserve">변환기의 품질은 완벽하게 처리한 문서의 비율이 아니라, 완벽하게 처리하지 못한 문서를 어떻게 다루는가로 결정된다.</w:t>
      </w:r>
    </w:p>
    <w:p>
      <w:pPr>
        <w:pStyle w:val="Heading1"/>
      </w:pPr>
      <w:bookmarkStart w:name="ch16" w:id="115"/>
      <w:r>
        <w:t xml:space="preserve">16. 성능 계측</w:t>
      </w:r>
      <w:bookmarkEnd w:id="115"/>
    </w:p>
    <w:p>
      <w:r>
        <w:t xml:space="preserve">성능 문제를 다루려면 먼저 어느 단계가 느린지 알아야 한다. </w:t>
      </w:r>
      <w:r>
        <w:rPr>
          <w:rStyle w:val="InlineCode"/>
        </w:rPr>
        <w:t xml:space="preserve">ConvertMetrics</w:t>
      </w:r>
      <w:r>
        <w:t xml:space="preserve">는 파이프라인 단계별 소요 시간과 입출력 규모를 반환한다.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ConvertMetrics 필드</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400"/>
        <w:gridCol w:w="1400"/>
        <w:gridCol w:w="5200"/>
      </w:tblGrid>
      <w:tr>
        <w:trPr>
          <w:cantSplit/>
          <w:tblHeader/>
        </w:trPr>
        <w:tc>
          <w:tcPr>
            <w:tcW w:type="dxa" w:w="2400"/>
            <w:shd w:fill="1F3864" w:color="auto" w:val="clear"/>
            <w:tcMar>
              <w:top w:type="dxa" w:w="45"/>
              <w:left w:type="dxa" w:w="95"/>
              <w:bottom w:type="dxa" w:w="45"/>
              <w:right w:type="dxa" w:w="95"/>
            </w:tcMar>
            <w:vAlign w:val="center"/>
          </w:tcPr>
          <w:p>
            <w:pPr>
              <w:pStyle w:val="TableHead"/>
              <w:keepNext/>
            </w:pPr>
            <w:r>
              <w:t xml:space="preserve">필드</w:t>
            </w:r>
          </w:p>
        </w:tc>
        <w:tc>
          <w:tcPr>
            <w:tcW w:type="dxa" w:w="1400"/>
            <w:shd w:fill="1F3864" w:color="auto" w:val="clear"/>
            <w:tcMar>
              <w:top w:type="dxa" w:w="45"/>
              <w:left w:type="dxa" w:w="95"/>
              <w:bottom w:type="dxa" w:w="45"/>
              <w:right w:type="dxa" w:w="95"/>
            </w:tcMar>
            <w:vAlign w:val="center"/>
          </w:tcPr>
          <w:p>
            <w:pPr>
              <w:pStyle w:val="TableHead"/>
              <w:keepNext/>
            </w:pPr>
            <w:r>
              <w:t xml:space="preserve">단위</w:t>
            </w:r>
          </w:p>
        </w:tc>
        <w:tc>
          <w:tcPr>
            <w:tcW w:type="dxa" w:w="5200"/>
            <w:shd w:fill="1F3864" w:color="auto" w:val="clear"/>
            <w:tcMar>
              <w:top w:type="dxa" w:w="45"/>
              <w:left w:type="dxa" w:w="95"/>
              <w:bottom w:type="dxa" w:w="45"/>
              <w:right w:type="dxa" w:w="95"/>
            </w:tcMar>
            <w:vAlign w:val="center"/>
          </w:tcPr>
          <w:p>
            <w:pPr>
              <w:pStyle w:val="TableHead"/>
              <w:keepNext/>
            </w:pPr>
            <w:r>
              <w:t xml:space="preserve">의미</w:t>
            </w:r>
          </w:p>
        </w:tc>
      </w:tr>
      <w:tr>
        <w:trPr>
          <w:cantSplit/>
        </w:trPr>
        <w:tc>
          <w:tcPr>
            <w:tcW w:type="dxa" w:w="2400"/>
            <w:shd w:fill="F2F7FC" w:color="auto" w:val="clear"/>
            <w:tcMar>
              <w:top w:type="dxa" w:w="45"/>
              <w:left w:type="dxa" w:w="95"/>
              <w:bottom w:type="dxa" w:w="45"/>
              <w:right w:type="dxa" w:w="95"/>
            </w:tcMar>
            <w:vAlign w:val="center"/>
          </w:tcPr>
          <w:p>
            <w:pPr>
              <w:pStyle w:val="TableCellMono"/>
              <w:keepNext/>
              <w:jc w:val="left"/>
            </w:pPr>
            <w:r>
              <w:t xml:space="preserve">parse_duration</w:t>
            </w:r>
          </w:p>
        </w:tc>
        <w:tc>
          <w:tcPr>
            <w:tcW w:type="dxa" w:w="1400"/>
            <w:shd w:fill="F2F7FC" w:color="auto" w:val="clear"/>
            <w:tcMar>
              <w:top w:type="dxa" w:w="45"/>
              <w:left w:type="dxa" w:w="95"/>
              <w:bottom w:type="dxa" w:w="45"/>
              <w:right w:type="dxa" w:w="95"/>
            </w:tcMar>
            <w:vAlign w:val="center"/>
          </w:tcPr>
          <w:p>
            <w:pPr>
              <w:pStyle w:val="TableCellText"/>
              <w:keepNext/>
              <w:jc w:val="center"/>
            </w:pPr>
            <w:r>
              <w:t xml:space="preserve">Duration</w:t>
            </w:r>
          </w:p>
        </w:tc>
        <w:tc>
          <w:tcPr>
            <w:tcW w:type="dxa" w:w="5200"/>
            <w:shd w:fill="F2F7FC" w:color="auto" w:val="clear"/>
            <w:tcMar>
              <w:top w:type="dxa" w:w="45"/>
              <w:left w:type="dxa" w:w="95"/>
              <w:bottom w:type="dxa" w:w="45"/>
              <w:right w:type="dxa" w:w="95"/>
            </w:tcMar>
            <w:vAlign w:val="center"/>
          </w:tcPr>
          <w:p>
            <w:pPr>
              <w:pStyle w:val="TableCellText"/>
              <w:keepNext/>
              <w:jc w:val="left"/>
            </w:pPr>
            <w:r>
              <w:t xml:space="preserve">입력 문서 → IR 파싱 시간</w:t>
            </w:r>
          </w:p>
        </w:tc>
      </w:tr>
      <w:tr>
        <w:trPr>
          <w:cantSplit/>
        </w:trPr>
        <w:tc>
          <w:tcPr>
            <w:tcW w:type="dxa" w:w="2400"/>
            <w:shd w:fill="FFFFFF" w:color="auto" w:val="clear"/>
            <w:tcMar>
              <w:top w:type="dxa" w:w="45"/>
              <w:left w:type="dxa" w:w="95"/>
              <w:bottom w:type="dxa" w:w="45"/>
              <w:right w:type="dxa" w:w="95"/>
            </w:tcMar>
            <w:vAlign w:val="center"/>
          </w:tcPr>
          <w:p>
            <w:pPr>
              <w:pStyle w:val="TableCellMono"/>
              <w:keepNext/>
              <w:jc w:val="left"/>
            </w:pPr>
            <w:r>
              <w:t xml:space="preserve">codegen_duration</w:t>
            </w:r>
          </w:p>
        </w:tc>
        <w:tc>
          <w:tcPr>
            <w:tcW w:type="dxa" w:w="1400"/>
            <w:shd w:fill="FFFFFF" w:color="auto" w:val="clear"/>
            <w:tcMar>
              <w:top w:type="dxa" w:w="45"/>
              <w:left w:type="dxa" w:w="95"/>
              <w:bottom w:type="dxa" w:w="45"/>
              <w:right w:type="dxa" w:w="95"/>
            </w:tcMar>
            <w:vAlign w:val="center"/>
          </w:tcPr>
          <w:p>
            <w:pPr>
              <w:pStyle w:val="TableCellText"/>
              <w:keepNext/>
              <w:jc w:val="center"/>
            </w:pPr>
            <w:r>
              <w:t xml:space="preserve">Duration</w:t>
            </w:r>
          </w:p>
        </w:tc>
        <w:tc>
          <w:tcPr>
            <w:tcW w:type="dxa" w:w="5200"/>
            <w:shd w:fill="FFFFFF" w:color="auto" w:val="clear"/>
            <w:tcMar>
              <w:top w:type="dxa" w:w="45"/>
              <w:left w:type="dxa" w:w="95"/>
              <w:bottom w:type="dxa" w:w="45"/>
              <w:right w:type="dxa" w:w="95"/>
            </w:tcMar>
            <w:vAlign w:val="center"/>
          </w:tcPr>
          <w:p>
            <w:pPr>
              <w:pStyle w:val="TableCellText"/>
              <w:keepNext/>
              <w:jc w:val="left"/>
            </w:pPr>
            <w:r>
              <w:t xml:space="preserve">IR → Typst 소스 생성 시간</w:t>
            </w:r>
          </w:p>
        </w:tc>
      </w:tr>
      <w:tr>
        <w:trPr>
          <w:cantSplit/>
        </w:trPr>
        <w:tc>
          <w:tcPr>
            <w:tcW w:type="dxa" w:w="2400"/>
            <w:shd w:fill="F2F7FC" w:color="auto" w:val="clear"/>
            <w:tcMar>
              <w:top w:type="dxa" w:w="45"/>
              <w:left w:type="dxa" w:w="95"/>
              <w:bottom w:type="dxa" w:w="45"/>
              <w:right w:type="dxa" w:w="95"/>
            </w:tcMar>
            <w:vAlign w:val="center"/>
          </w:tcPr>
          <w:p>
            <w:pPr>
              <w:pStyle w:val="TableCellMono"/>
              <w:keepNext/>
              <w:jc w:val="left"/>
            </w:pPr>
            <w:r>
              <w:t xml:space="preserve">compile_duration</w:t>
            </w:r>
          </w:p>
        </w:tc>
        <w:tc>
          <w:tcPr>
            <w:tcW w:type="dxa" w:w="1400"/>
            <w:shd w:fill="F2F7FC" w:color="auto" w:val="clear"/>
            <w:tcMar>
              <w:top w:type="dxa" w:w="45"/>
              <w:left w:type="dxa" w:w="95"/>
              <w:bottom w:type="dxa" w:w="45"/>
              <w:right w:type="dxa" w:w="95"/>
            </w:tcMar>
            <w:vAlign w:val="center"/>
          </w:tcPr>
          <w:p>
            <w:pPr>
              <w:pStyle w:val="TableCellText"/>
              <w:keepNext/>
              <w:jc w:val="center"/>
            </w:pPr>
            <w:r>
              <w:t xml:space="preserve">Duration</w:t>
            </w:r>
          </w:p>
        </w:tc>
        <w:tc>
          <w:tcPr>
            <w:tcW w:type="dxa" w:w="5200"/>
            <w:shd w:fill="F2F7FC" w:color="auto" w:val="clear"/>
            <w:tcMar>
              <w:top w:type="dxa" w:w="45"/>
              <w:left w:type="dxa" w:w="95"/>
              <w:bottom w:type="dxa" w:w="45"/>
              <w:right w:type="dxa" w:w="95"/>
            </w:tcMar>
            <w:vAlign w:val="center"/>
          </w:tcPr>
          <w:p>
            <w:pPr>
              <w:pStyle w:val="TableCellText"/>
              <w:keepNext/>
              <w:jc w:val="left"/>
            </w:pPr>
            <w:r>
              <w:t xml:space="preserve">Typst → PDF 컴파일 시간</w:t>
            </w:r>
          </w:p>
        </w:tc>
      </w:tr>
      <w:tr>
        <w:trPr>
          <w:cantSplit/>
        </w:trPr>
        <w:tc>
          <w:tcPr>
            <w:tcW w:type="dxa" w:w="2400"/>
            <w:shd w:fill="FFFFFF" w:color="auto" w:val="clear"/>
            <w:tcMar>
              <w:top w:type="dxa" w:w="45"/>
              <w:left w:type="dxa" w:w="95"/>
              <w:bottom w:type="dxa" w:w="45"/>
              <w:right w:type="dxa" w:w="95"/>
            </w:tcMar>
            <w:vAlign w:val="center"/>
          </w:tcPr>
          <w:p>
            <w:pPr>
              <w:pStyle w:val="TableCellMono"/>
              <w:keepNext/>
              <w:jc w:val="left"/>
            </w:pPr>
            <w:r>
              <w:t xml:space="preserve">total_duration</w:t>
            </w:r>
          </w:p>
        </w:tc>
        <w:tc>
          <w:tcPr>
            <w:tcW w:type="dxa" w:w="1400"/>
            <w:shd w:fill="FFFFFF" w:color="auto" w:val="clear"/>
            <w:tcMar>
              <w:top w:type="dxa" w:w="45"/>
              <w:left w:type="dxa" w:w="95"/>
              <w:bottom w:type="dxa" w:w="45"/>
              <w:right w:type="dxa" w:w="95"/>
            </w:tcMar>
            <w:vAlign w:val="center"/>
          </w:tcPr>
          <w:p>
            <w:pPr>
              <w:pStyle w:val="TableCellText"/>
              <w:keepNext/>
              <w:jc w:val="center"/>
            </w:pPr>
            <w:r>
              <w:t xml:space="preserve">Duration</w:t>
            </w:r>
          </w:p>
        </w:tc>
        <w:tc>
          <w:tcPr>
            <w:tcW w:type="dxa" w:w="5200"/>
            <w:shd w:fill="FFFFFF" w:color="auto" w:val="clear"/>
            <w:tcMar>
              <w:top w:type="dxa" w:w="45"/>
              <w:left w:type="dxa" w:w="95"/>
              <w:bottom w:type="dxa" w:w="45"/>
              <w:right w:type="dxa" w:w="95"/>
            </w:tcMar>
            <w:vAlign w:val="center"/>
          </w:tcPr>
          <w:p>
            <w:pPr>
              <w:pStyle w:val="TableCellText"/>
              <w:keepNext/>
              <w:jc w:val="left"/>
            </w:pPr>
            <w:r>
              <w:t xml:space="preserve">종단 간 총 소요 시간</w:t>
            </w:r>
          </w:p>
        </w:tc>
      </w:tr>
      <w:tr>
        <w:trPr>
          <w:cantSplit/>
        </w:trPr>
        <w:tc>
          <w:tcPr>
            <w:tcW w:type="dxa" w:w="2400"/>
            <w:shd w:fill="F2F7FC" w:color="auto" w:val="clear"/>
            <w:tcMar>
              <w:top w:type="dxa" w:w="45"/>
              <w:left w:type="dxa" w:w="95"/>
              <w:bottom w:type="dxa" w:w="45"/>
              <w:right w:type="dxa" w:w="95"/>
            </w:tcMar>
            <w:vAlign w:val="center"/>
          </w:tcPr>
          <w:p>
            <w:pPr>
              <w:pStyle w:val="TableCellMono"/>
              <w:keepNext/>
              <w:jc w:val="left"/>
            </w:pPr>
            <w:r>
              <w:t xml:space="preserve">input_size_bytes</w:t>
            </w:r>
          </w:p>
        </w:tc>
        <w:tc>
          <w:tcPr>
            <w:tcW w:type="dxa" w:w="1400"/>
            <w:shd w:fill="F2F7FC" w:color="auto" w:val="clear"/>
            <w:tcMar>
              <w:top w:type="dxa" w:w="45"/>
              <w:left w:type="dxa" w:w="95"/>
              <w:bottom w:type="dxa" w:w="45"/>
              <w:right w:type="dxa" w:w="95"/>
            </w:tcMar>
            <w:vAlign w:val="center"/>
          </w:tcPr>
          <w:p>
            <w:pPr>
              <w:pStyle w:val="TableCellText"/>
              <w:keepNext/>
              <w:jc w:val="center"/>
            </w:pPr>
            <w:r>
              <w:t xml:space="preserve">바이트</w:t>
            </w:r>
          </w:p>
        </w:tc>
        <w:tc>
          <w:tcPr>
            <w:tcW w:type="dxa" w:w="5200"/>
            <w:shd w:fill="F2F7FC" w:color="auto" w:val="clear"/>
            <w:tcMar>
              <w:top w:type="dxa" w:w="45"/>
              <w:left w:type="dxa" w:w="95"/>
              <w:bottom w:type="dxa" w:w="45"/>
              <w:right w:type="dxa" w:w="95"/>
            </w:tcMar>
            <w:vAlign w:val="center"/>
          </w:tcPr>
          <w:p>
            <w:pPr>
              <w:pStyle w:val="TableCellText"/>
              <w:keepNext/>
              <w:jc w:val="left"/>
            </w:pPr>
            <w:r>
              <w:t xml:space="preserve">입력 파일 크기</w:t>
            </w:r>
          </w:p>
        </w:tc>
      </w:tr>
      <w:tr>
        <w:trPr>
          <w:cantSplit/>
        </w:trPr>
        <w:tc>
          <w:tcPr>
            <w:tcW w:type="dxa" w:w="2400"/>
            <w:shd w:fill="FFFFFF" w:color="auto" w:val="clear"/>
            <w:tcMar>
              <w:top w:type="dxa" w:w="45"/>
              <w:left w:type="dxa" w:w="95"/>
              <w:bottom w:type="dxa" w:w="45"/>
              <w:right w:type="dxa" w:w="95"/>
            </w:tcMar>
            <w:vAlign w:val="center"/>
          </w:tcPr>
          <w:p>
            <w:pPr>
              <w:pStyle w:val="TableCellMono"/>
              <w:keepNext/>
              <w:jc w:val="left"/>
            </w:pPr>
            <w:r>
              <w:t xml:space="preserve">output_size_bytes</w:t>
            </w:r>
          </w:p>
        </w:tc>
        <w:tc>
          <w:tcPr>
            <w:tcW w:type="dxa" w:w="1400"/>
            <w:shd w:fill="FFFFFF" w:color="auto" w:val="clear"/>
            <w:tcMar>
              <w:top w:type="dxa" w:w="45"/>
              <w:left w:type="dxa" w:w="95"/>
              <w:bottom w:type="dxa" w:w="45"/>
              <w:right w:type="dxa" w:w="95"/>
            </w:tcMar>
            <w:vAlign w:val="center"/>
          </w:tcPr>
          <w:p>
            <w:pPr>
              <w:pStyle w:val="TableCellText"/>
              <w:keepNext/>
              <w:jc w:val="center"/>
            </w:pPr>
            <w:r>
              <w:t xml:space="preserve">바이트</w:t>
            </w:r>
          </w:p>
        </w:tc>
        <w:tc>
          <w:tcPr>
            <w:tcW w:type="dxa" w:w="5200"/>
            <w:shd w:fill="FFFFFF" w:color="auto" w:val="clear"/>
            <w:tcMar>
              <w:top w:type="dxa" w:w="45"/>
              <w:left w:type="dxa" w:w="95"/>
              <w:bottom w:type="dxa" w:w="45"/>
              <w:right w:type="dxa" w:w="95"/>
            </w:tcMar>
            <w:vAlign w:val="center"/>
          </w:tcPr>
          <w:p>
            <w:pPr>
              <w:pStyle w:val="TableCellText"/>
              <w:keepNext/>
              <w:jc w:val="left"/>
            </w:pPr>
            <w:r>
              <w:t xml:space="preserve">출력 PDF 크기</w:t>
            </w:r>
          </w:p>
        </w:tc>
      </w:tr>
      <w:tr>
        <w:trPr>
          <w:cantSplit/>
        </w:trPr>
        <w:tc>
          <w:tcPr>
            <w:tcW w:type="dxa" w:w="2400"/>
            <w:shd w:fill="F2F7FC" w:color="auto" w:val="clear"/>
            <w:tcMar>
              <w:top w:type="dxa" w:w="45"/>
              <w:left w:type="dxa" w:w="95"/>
              <w:bottom w:type="dxa" w:w="45"/>
              <w:right w:type="dxa" w:w="95"/>
            </w:tcMar>
            <w:vAlign w:val="center"/>
          </w:tcPr>
          <w:p>
            <w:pPr>
              <w:pStyle w:val="TableCellMono"/>
              <w:keepNext w:val="false"/>
              <w:jc w:val="left"/>
            </w:pPr>
            <w:r>
              <w:t xml:space="preserve">page_count</w:t>
            </w:r>
          </w:p>
        </w:tc>
        <w:tc>
          <w:tcPr>
            <w:tcW w:type="dxa" w:w="1400"/>
            <w:shd w:fill="F2F7FC" w:color="auto" w:val="clear"/>
            <w:tcMar>
              <w:top w:type="dxa" w:w="45"/>
              <w:left w:type="dxa" w:w="95"/>
              <w:bottom w:type="dxa" w:w="45"/>
              <w:right w:type="dxa" w:w="95"/>
            </w:tcMar>
            <w:vAlign w:val="center"/>
          </w:tcPr>
          <w:p>
            <w:pPr>
              <w:pStyle w:val="TableCellText"/>
              <w:keepNext w:val="false"/>
              <w:jc w:val="center"/>
            </w:pPr>
            <w:r>
              <w:t xml:space="preserve">정수</w:t>
            </w:r>
          </w:p>
        </w:tc>
        <w:tc>
          <w:tcPr>
            <w:tcW w:type="dxa" w:w="5200"/>
            <w:shd w:fill="F2F7FC" w:color="auto" w:val="clear"/>
            <w:tcMar>
              <w:top w:type="dxa" w:w="45"/>
              <w:left w:type="dxa" w:w="95"/>
              <w:bottom w:type="dxa" w:w="45"/>
              <w:right w:type="dxa" w:w="95"/>
            </w:tcMar>
            <w:vAlign w:val="center"/>
          </w:tcPr>
          <w:p>
            <w:pPr>
              <w:pStyle w:val="TableCellText"/>
              <w:keepNext w:val="false"/>
              <w:jc w:val="left"/>
            </w:pPr>
            <w:r>
              <w:t xml:space="preserve">출력 PDF 페이지 수</w:t>
            </w:r>
          </w:p>
        </w:tc>
      </w:tr>
    </w:tbl>
    <w:p>
      <w:r>
        <w:t xml:space="preserve">CLI에서는 </w:t>
      </w:r>
      <w:r>
        <w:rPr>
          <w:rStyle w:val="InlineCode"/>
        </w:rPr>
        <w:t xml:space="preserve">--metrics</w:t>
      </w:r>
      <w:r>
        <w:t xml:space="preserve"> 플래그로 표준 오류에 단계별 시간을 출력한다. 서버 모드에서는 </w:t>
      </w:r>
      <w:r>
        <w:rPr>
          <w:rStyle w:val="InlineCode"/>
        </w:rPr>
        <w:t xml:space="preserve">GET /metrics</w:t>
      </w:r>
      <w:r>
        <w:t xml:space="preserve"> 엔드포인트로 누적 지표를 조회할 수 있어, 모니터링 시스템에 연결하기 쉽다.</w:t>
      </w:r>
    </w:p>
    <w:p>
      <w:pPr>
        <w:pStyle w:val="Callout"/>
      </w:pPr>
      <w:r>
        <w:rPr>
          <w:rStyle w:val="KeyTerm"/>
        </w:rPr>
        <w:t xml:space="preserve">성능 진단 지침: </w:t>
      </w:r>
      <w:r>
        <w:t xml:space="preserve">일반적으로 파싱 단계는 문서의 요소 수에, 컴파일 단계는 페이지 수와 레이아웃 복잡도에 비례한다. 세 단계 중 컴파일이 지배적이면 용지·다단 설정이나 표 분할이 원인일 가능성이 높고, 파싱이 지배적이면 이미지·도형 수가 원인일 가능성이 높다.</w:t>
      </w:r>
    </w:p>
    <w:p>
      <w:pPr>
        <w:pStyle w:val="Heading2"/>
      </w:pPr>
      <w:r>
        <w:t xml:space="preserve">16.1 벤치마크 하네스</w:t>
      </w:r>
    </w:p>
    <w:p>
      <w:r>
        <w:t xml:space="preserve">저장소는 </w:t>
      </w:r>
      <w:r>
        <w:rPr>
          <w:rStyle w:val="InlineCode"/>
        </w:rPr>
        <w:t xml:space="preserve">criterion</w:t>
      </w:r>
      <w:r>
        <w:t xml:space="preserve"> 기반 벤치마크 타깃 </w:t>
      </w:r>
      <w:r>
        <w:rPr>
          <w:rStyle w:val="InlineCode"/>
        </w:rPr>
        <w:t xml:space="preserve">conversion</w:t>
      </w:r>
      <w:r>
        <w:t xml:space="preserve">을 포함한다. 벤치 의존성은 WASM 타깃에서 제외되도록 조건부로 선언되어 있어, 성능 측정 도구가 이식성을 해치지 않는다.</w:t>
      </w:r>
    </w:p>
    <w:p>
      <w:pPr>
        <w:pStyle w:val="Heading1"/>
      </w:pPr>
      <w:bookmarkStart w:name="ch17" w:id="116"/>
      <w:r>
        <w:t xml:space="preserve">17. 품질 보증 체계</w:t>
      </w:r>
      <w:bookmarkEnd w:id="116"/>
    </w:p>
    <w:p>
      <w:r>
        <w:t xml:space="preserve">조판 결과물은 미세한 수치 변화가 곧 회귀로 이어진다. 텍스트 한 줄이 다음 페이지로 넘어가는 것만으로도 사용자에게는 명백한 결함이 된다. 따라서 이 프로젝트의 테스트 전략은 일반적인 라이브러리보다 공격적이다.</w:t>
      </w:r>
    </w:p>
    <w:p>
      <w:pPr>
        <w:pStyle w:val="Heading2"/>
      </w:pPr>
      <w:r>
        <w:t xml:space="preserve">17.1 정량 지표</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저장소 정량 지표 (v0.6.4 기준)</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4200"/>
        <w:gridCol w:w="4800"/>
      </w:tblGrid>
      <w:tr>
        <w:trPr>
          <w:cantSplit/>
          <w:tblHeader/>
        </w:trPr>
        <w:tc>
          <w:tcPr>
            <w:tcW w:type="dxa" w:w="4200"/>
            <w:shd w:fill="1F3864" w:color="auto" w:val="clear"/>
            <w:tcMar>
              <w:top w:type="dxa" w:w="45"/>
              <w:left w:type="dxa" w:w="95"/>
              <w:bottom w:type="dxa" w:w="45"/>
              <w:right w:type="dxa" w:w="95"/>
            </w:tcMar>
            <w:vAlign w:val="center"/>
          </w:tcPr>
          <w:p>
            <w:pPr>
              <w:pStyle w:val="TableHead"/>
              <w:keepNext/>
            </w:pPr>
            <w:r>
              <w:t xml:space="preserve">지표</w:t>
            </w:r>
          </w:p>
        </w:tc>
        <w:tc>
          <w:tcPr>
            <w:tcW w:type="dxa" w:w="4800"/>
            <w:shd w:fill="1F3864" w:color="auto" w:val="clear"/>
            <w:tcMar>
              <w:top w:type="dxa" w:w="45"/>
              <w:left w:type="dxa" w:w="95"/>
              <w:bottom w:type="dxa" w:w="45"/>
              <w:right w:type="dxa" w:w="95"/>
            </w:tcMar>
            <w:vAlign w:val="center"/>
          </w:tcPr>
          <w:p>
            <w:pPr>
              <w:pStyle w:val="TableHead"/>
              <w:keepNext/>
            </w:pPr>
            <w:r>
              <w:t xml:space="preserve">값</w:t>
            </w:r>
          </w:p>
        </w:tc>
      </w:tr>
      <w:tr>
        <w:trPr>
          <w:cantSplit/>
        </w:trPr>
        <w:tc>
          <w:tcPr>
            <w:tcW w:type="dxa" w:w="4200"/>
            <w:shd w:fill="F2F7FC" w:color="auto" w:val="clear"/>
            <w:tcMar>
              <w:top w:type="dxa" w:w="45"/>
              <w:left w:type="dxa" w:w="95"/>
              <w:bottom w:type="dxa" w:w="45"/>
              <w:right w:type="dxa" w:w="95"/>
            </w:tcMar>
            <w:vAlign w:val="center"/>
          </w:tcPr>
          <w:p>
            <w:pPr>
              <w:pStyle w:val="TableCellText"/>
              <w:keepNext/>
              <w:jc w:val="left"/>
            </w:pPr>
            <w:r>
              <w:t xml:space="preserve">전체 Rust 소스 라인 수</w:t>
            </w:r>
          </w:p>
        </w:tc>
        <w:tc>
          <w:tcPr>
            <w:tcW w:type="dxa" w:w="4800"/>
            <w:shd w:fill="F2F7FC" w:color="auto" w:val="clear"/>
            <w:tcMar>
              <w:top w:type="dxa" w:w="45"/>
              <w:left w:type="dxa" w:w="95"/>
              <w:bottom w:type="dxa" w:w="45"/>
              <w:right w:type="dxa" w:w="95"/>
            </w:tcMar>
            <w:vAlign w:val="center"/>
          </w:tcPr>
          <w:p>
            <w:pPr>
              <w:pStyle w:val="TableCellText"/>
              <w:keepNext/>
              <w:jc w:val="center"/>
            </w:pPr>
            <w:r>
              <w:t xml:space="preserve">약 82,000 줄</w:t>
            </w:r>
          </w:p>
        </w:tc>
      </w:tr>
      <w:tr>
        <w:trPr>
          <w:cantSplit/>
        </w:trPr>
        <w:tc>
          <w:tcPr>
            <w:tcW w:type="dxa" w:w="4200"/>
            <w:shd w:fill="FFFFFF" w:color="auto" w:val="clear"/>
            <w:tcMar>
              <w:top w:type="dxa" w:w="45"/>
              <w:left w:type="dxa" w:w="95"/>
              <w:bottom w:type="dxa" w:w="45"/>
              <w:right w:type="dxa" w:w="95"/>
            </w:tcMar>
            <w:vAlign w:val="center"/>
          </w:tcPr>
          <w:p>
            <w:pPr>
              <w:pStyle w:val="TableCellText"/>
              <w:keepNext/>
              <w:jc w:val="left"/>
            </w:pPr>
            <w:r>
              <w:t xml:space="preserve">구현 코드 라인 수(테스트 제외)</w:t>
            </w:r>
          </w:p>
        </w:tc>
        <w:tc>
          <w:tcPr>
            <w:tcW w:type="dxa" w:w="4800"/>
            <w:shd w:fill="FFFFFF" w:color="auto" w:val="clear"/>
            <w:tcMar>
              <w:top w:type="dxa" w:w="45"/>
              <w:left w:type="dxa" w:w="95"/>
              <w:bottom w:type="dxa" w:w="45"/>
              <w:right w:type="dxa" w:w="95"/>
            </w:tcMar>
            <w:vAlign w:val="center"/>
          </w:tcPr>
          <w:p>
            <w:pPr>
              <w:pStyle w:val="TableCellText"/>
              <w:keepNext/>
              <w:jc w:val="center"/>
            </w:pPr>
            <w:r>
              <w:t xml:space="preserve">약 41,500 줄</w:t>
            </w:r>
          </w:p>
        </w:tc>
      </w:tr>
      <w:tr>
        <w:trPr>
          <w:cantSplit/>
        </w:trPr>
        <w:tc>
          <w:tcPr>
            <w:tcW w:type="dxa" w:w="4200"/>
            <w:shd w:fill="F2F7FC" w:color="auto" w:val="clear"/>
            <w:tcMar>
              <w:top w:type="dxa" w:w="45"/>
              <w:left w:type="dxa" w:w="95"/>
              <w:bottom w:type="dxa" w:w="45"/>
              <w:right w:type="dxa" w:w="95"/>
            </w:tcMar>
            <w:vAlign w:val="center"/>
          </w:tcPr>
          <w:p>
            <w:pPr>
              <w:pStyle w:val="TableCellText"/>
              <w:keepNext/>
              <w:jc w:val="left"/>
            </w:pPr>
            <w:r>
              <w:t xml:space="preserve">소스 파일 수</w:t>
            </w:r>
          </w:p>
        </w:tc>
        <w:tc>
          <w:tcPr>
            <w:tcW w:type="dxa" w:w="4800"/>
            <w:shd w:fill="F2F7FC" w:color="auto" w:val="clear"/>
            <w:tcMar>
              <w:top w:type="dxa" w:w="45"/>
              <w:left w:type="dxa" w:w="95"/>
              <w:bottom w:type="dxa" w:w="45"/>
              <w:right w:type="dxa" w:w="95"/>
            </w:tcMar>
            <w:vAlign w:val="center"/>
          </w:tcPr>
          <w:p>
            <w:pPr>
              <w:pStyle w:val="TableCellText"/>
              <w:keepNext/>
              <w:jc w:val="center"/>
            </w:pPr>
            <w:r>
              <w:t xml:space="preserve">173 개</w:t>
            </w:r>
          </w:p>
        </w:tc>
      </w:tr>
      <w:tr>
        <w:trPr>
          <w:cantSplit/>
        </w:trPr>
        <w:tc>
          <w:tcPr>
            <w:tcW w:type="dxa" w:w="4200"/>
            <w:shd w:fill="FFFFFF" w:color="auto" w:val="clear"/>
            <w:tcMar>
              <w:top w:type="dxa" w:w="45"/>
              <w:left w:type="dxa" w:w="95"/>
              <w:bottom w:type="dxa" w:w="45"/>
              <w:right w:type="dxa" w:w="95"/>
            </w:tcMar>
            <w:vAlign w:val="center"/>
          </w:tcPr>
          <w:p>
            <w:pPr>
              <w:pStyle w:val="TableCellText"/>
              <w:keepNext/>
              <w:jc w:val="left"/>
            </w:pPr>
            <w:r>
              <w:t xml:space="preserve">자동화 테스트 함수 수</w:t>
            </w:r>
          </w:p>
        </w:tc>
        <w:tc>
          <w:tcPr>
            <w:tcW w:type="dxa" w:w="4800"/>
            <w:shd w:fill="FFFFFF" w:color="auto" w:val="clear"/>
            <w:tcMar>
              <w:top w:type="dxa" w:w="45"/>
              <w:left w:type="dxa" w:w="95"/>
              <w:bottom w:type="dxa" w:w="45"/>
              <w:right w:type="dxa" w:w="95"/>
            </w:tcMar>
            <w:vAlign w:val="center"/>
          </w:tcPr>
          <w:p>
            <w:pPr>
              <w:pStyle w:val="TableCellText"/>
              <w:keepNext/>
              <w:jc w:val="center"/>
            </w:pPr>
            <w:r>
              <w:t xml:space="preserve">1,656 개</w:t>
            </w:r>
          </w:p>
        </w:tc>
      </w:tr>
      <w:tr>
        <w:trPr>
          <w:cantSplit/>
        </w:trPr>
        <w:tc>
          <w:tcPr>
            <w:tcW w:type="dxa" w:w="4200"/>
            <w:shd w:fill="F2F7FC" w:color="auto" w:val="clear"/>
            <w:tcMar>
              <w:top w:type="dxa" w:w="45"/>
              <w:left w:type="dxa" w:w="95"/>
              <w:bottom w:type="dxa" w:w="45"/>
              <w:right w:type="dxa" w:w="95"/>
            </w:tcMar>
            <w:vAlign w:val="center"/>
          </w:tcPr>
          <w:p>
            <w:pPr>
              <w:pStyle w:val="TableCellText"/>
              <w:keepNext/>
              <w:jc w:val="left"/>
            </w:pPr>
            <w:r>
              <w:t xml:space="preserve">구현 코드 대비 테스트 코드 비율</w:t>
            </w:r>
          </w:p>
        </w:tc>
        <w:tc>
          <w:tcPr>
            <w:tcW w:type="dxa" w:w="4800"/>
            <w:shd w:fill="F2F7FC" w:color="auto" w:val="clear"/>
            <w:tcMar>
              <w:top w:type="dxa" w:w="45"/>
              <w:left w:type="dxa" w:w="95"/>
              <w:bottom w:type="dxa" w:w="45"/>
              <w:right w:type="dxa" w:w="95"/>
            </w:tcMar>
            <w:vAlign w:val="center"/>
          </w:tcPr>
          <w:p>
            <w:pPr>
              <w:pStyle w:val="TableCellText"/>
              <w:keepNext/>
              <w:jc w:val="center"/>
            </w:pPr>
            <w:r>
              <w:t xml:space="preserve">약 1 : 1</w:t>
            </w:r>
          </w:p>
        </w:tc>
      </w:tr>
      <w:tr>
        <w:trPr>
          <w:cantSplit/>
        </w:trPr>
        <w:tc>
          <w:tcPr>
            <w:tcW w:type="dxa" w:w="4200"/>
            <w:shd w:fill="FFFFFF" w:color="auto" w:val="clear"/>
            <w:tcMar>
              <w:top w:type="dxa" w:w="45"/>
              <w:left w:type="dxa" w:w="95"/>
              <w:bottom w:type="dxa" w:w="45"/>
              <w:right w:type="dxa" w:w="95"/>
            </w:tcMar>
            <w:vAlign w:val="center"/>
          </w:tcPr>
          <w:p>
            <w:pPr>
              <w:pStyle w:val="TableCellText"/>
              <w:keepNext w:val="false"/>
              <w:jc w:val="left"/>
            </w:pPr>
            <w:r>
              <w:t xml:space="preserve">CI 검증 플랫폼</w:t>
            </w:r>
          </w:p>
        </w:tc>
        <w:tc>
          <w:tcPr>
            <w:tcW w:type="dxa" w:w="4800"/>
            <w:shd w:fill="FFFFFF" w:color="auto" w:val="clear"/>
            <w:tcMar>
              <w:top w:type="dxa" w:w="45"/>
              <w:left w:type="dxa" w:w="95"/>
              <w:bottom w:type="dxa" w:w="45"/>
              <w:right w:type="dxa" w:w="95"/>
            </w:tcMar>
            <w:vAlign w:val="center"/>
          </w:tcPr>
          <w:p>
            <w:pPr>
              <w:pStyle w:val="TableCellText"/>
              <w:keepNext w:val="false"/>
              <w:jc w:val="center"/>
            </w:pPr>
            <w:r>
              <w:t xml:space="preserve">Linux · Windows · macOS</w:t>
            </w:r>
          </w:p>
        </w:tc>
      </w:tr>
    </w:tbl>
    <w:p>
      <w:pPr>
        <w:keepNext/>
        <w:spacing w:after="0" w:before="200"/>
        <w:jc w:val="center"/>
      </w:pPr>
      <w:r>
        <w:drawing>
          <wp:inline distT="0" distB="0" distL="0" distR="0">
            <wp:extent cx="39528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52875" cy="1581150"/>
                    </a:xfrm>
                    <a:prstGeom prst="rect">
                      <a:avLst/>
                    </a:prstGeom>
                  </pic:spPr>
                </pic:pic>
              </a:graphicData>
            </a:graphic>
          </wp:inline>
        </w:drawing>
      </w:r>
    </w:p>
    <w:p>
      <w:pPr>
        <w:pStyle w:val="Caption"/>
        <w:keepNext w:val="false"/>
      </w:pPr>
      <w:r>
        <w:rPr>
          <w:b/>
          <w:bCs/>
          <w:i w:val="false"/>
          <w:iCs w:val="false"/>
          <w:color w:val="1F3864"/>
        </w:rPr>
        <w:t xml:space="preserve">그림 </w:t>
      </w:r>
      <w:r>
        <w:fldChar w:fldCharType="begin" w:dirty="true"/>
        <w:instrText xml:space="preserve">SEQ Figure</w:instrText>
        <w:fldChar w:fldCharType="separate"/>
        <w:fldChar w:fldCharType="end"/>
      </w:r>
      <w:r>
        <w:t xml:space="preserve">  모듈별 구현 코드 규모</w:t>
      </w:r>
    </w:p>
    <w:p>
      <w:pPr>
        <w:keepNext/>
        <w:spacing w:after="0" w:before="200"/>
        <w:jc w:val="center"/>
      </w:pPr>
      <w:r>
        <w:drawing>
          <wp:inline distT="0" distB="0" distL="0" distR="0">
            <wp:extent cx="39528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52875" cy="1628775"/>
                    </a:xfrm>
                    <a:prstGeom prst="rect">
                      <a:avLst/>
                    </a:prstGeom>
                  </pic:spPr>
                </pic:pic>
              </a:graphicData>
            </a:graphic>
          </wp:inline>
        </w:drawing>
      </w:r>
    </w:p>
    <w:p>
      <w:pPr>
        <w:pStyle w:val="Caption"/>
        <w:keepNext w:val="false"/>
      </w:pPr>
      <w:r>
        <w:rPr>
          <w:b/>
          <w:bCs/>
          <w:i w:val="false"/>
          <w:iCs w:val="false"/>
          <w:color w:val="1F3864"/>
        </w:rPr>
        <w:t xml:space="preserve">그림 </w:t>
      </w:r>
      <w:r>
        <w:fldChar w:fldCharType="begin" w:dirty="true"/>
        <w:instrText xml:space="preserve">SEQ Figure</w:instrText>
        <w:fldChar w:fldCharType="separate"/>
        <w:fldChar w:fldCharType="end"/>
      </w:r>
      <w:r>
        <w:t xml:space="preserve">  영역별 자동화 테스트 분포</w:t>
      </w:r>
    </w:p>
    <w:p>
      <w:r>
        <w:t xml:space="preserve">파서 계층에 테스트가 집중된 분포는 자연스럽다. OOXML 명세의 예외적 조합이 결함의 주된 원천이며, 각 결함 수정마다 회귀 테스트가 추가되기 때문이다.</w:t>
      </w:r>
    </w:p>
    <w:p>
      <w:pPr>
        <w:pStyle w:val="Heading2"/>
      </w:pPr>
      <w:r>
        <w:t xml:space="preserve">17.2 테스트 계층</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테스트 계층 구성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500"/>
        <w:gridCol w:w="2400"/>
        <w:gridCol w:w="5100"/>
      </w:tblGrid>
      <w:tr>
        <w:trPr>
          <w:cantSplit/>
          <w:tblHeader/>
        </w:trPr>
        <w:tc>
          <w:tcPr>
            <w:tcW w:type="dxa" w:w="1500"/>
            <w:shd w:fill="1F3864" w:color="auto" w:val="clear"/>
            <w:tcMar>
              <w:top w:type="dxa" w:w="45"/>
              <w:left w:type="dxa" w:w="95"/>
              <w:bottom w:type="dxa" w:w="45"/>
              <w:right w:type="dxa" w:w="95"/>
            </w:tcMar>
            <w:vAlign w:val="center"/>
          </w:tcPr>
          <w:p>
            <w:pPr>
              <w:pStyle w:val="TableHead"/>
              <w:keepNext/>
            </w:pPr>
            <w:r>
              <w:t xml:space="preserve">계층</w:t>
            </w:r>
          </w:p>
        </w:tc>
        <w:tc>
          <w:tcPr>
            <w:tcW w:type="dxa" w:w="2400"/>
            <w:shd w:fill="1F3864" w:color="auto" w:val="clear"/>
            <w:tcMar>
              <w:top w:type="dxa" w:w="45"/>
              <w:left w:type="dxa" w:w="95"/>
              <w:bottom w:type="dxa" w:w="45"/>
              <w:right w:type="dxa" w:w="95"/>
            </w:tcMar>
            <w:vAlign w:val="center"/>
          </w:tcPr>
          <w:p>
            <w:pPr>
              <w:pStyle w:val="TableHead"/>
              <w:keepNext/>
            </w:pPr>
            <w:r>
              <w:t xml:space="preserve">대상</w:t>
            </w:r>
          </w:p>
        </w:tc>
        <w:tc>
          <w:tcPr>
            <w:tcW w:type="dxa" w:w="5100"/>
            <w:shd w:fill="1F3864" w:color="auto" w:val="clear"/>
            <w:tcMar>
              <w:top w:type="dxa" w:w="45"/>
              <w:left w:type="dxa" w:w="95"/>
              <w:bottom w:type="dxa" w:w="45"/>
              <w:right w:type="dxa" w:w="95"/>
            </w:tcMar>
            <w:vAlign w:val="center"/>
          </w:tcPr>
          <w:p>
            <w:pPr>
              <w:pStyle w:val="TableHead"/>
              <w:keepNext/>
            </w:pPr>
            <w:r>
              <w:t xml:space="preserve">방식</w:t>
            </w:r>
          </w:p>
        </w:tc>
      </w:tr>
      <w:tr>
        <w:trPr>
          <w:cantSplit/>
        </w:trPr>
        <w:tc>
          <w:tcPr>
            <w:tcW w:type="dxa" w:w="1500"/>
            <w:shd w:fill="F2F7FC" w:color="auto" w:val="clear"/>
            <w:tcMar>
              <w:top w:type="dxa" w:w="45"/>
              <w:left w:type="dxa" w:w="95"/>
              <w:bottom w:type="dxa" w:w="45"/>
              <w:right w:type="dxa" w:w="95"/>
            </w:tcMar>
            <w:vAlign w:val="center"/>
          </w:tcPr>
          <w:p>
            <w:pPr>
              <w:pStyle w:val="TableCellText"/>
              <w:keepNext/>
              <w:jc w:val="left"/>
            </w:pPr>
            <w:r>
              <w:t xml:space="preserve">단위 테스트</w:t>
            </w:r>
          </w:p>
        </w:tc>
        <w:tc>
          <w:tcPr>
            <w:tcW w:type="dxa" w:w="2400"/>
            <w:shd w:fill="F2F7FC" w:color="auto" w:val="clear"/>
            <w:tcMar>
              <w:top w:type="dxa" w:w="45"/>
              <w:left w:type="dxa" w:w="95"/>
              <w:bottom w:type="dxa" w:w="45"/>
              <w:right w:type="dxa" w:w="95"/>
            </w:tcMar>
            <w:vAlign w:val="center"/>
          </w:tcPr>
          <w:p>
            <w:pPr>
              <w:pStyle w:val="TableCellText"/>
              <w:keepNext/>
              <w:jc w:val="left"/>
            </w:pPr>
            <w:r>
              <w:t xml:space="preserve">파서·렌더러 함수</w:t>
            </w:r>
          </w:p>
        </w:tc>
        <w:tc>
          <w:tcPr>
            <w:tcW w:type="dxa" w:w="5100"/>
            <w:shd w:fill="F2F7FC" w:color="auto" w:val="clear"/>
            <w:tcMar>
              <w:top w:type="dxa" w:w="45"/>
              <w:left w:type="dxa" w:w="95"/>
              <w:bottom w:type="dxa" w:w="45"/>
              <w:right w:type="dxa" w:w="95"/>
            </w:tcMar>
            <w:vAlign w:val="center"/>
          </w:tcPr>
          <w:p>
            <w:pPr>
              <w:pStyle w:val="TableCellText"/>
              <w:keepNext/>
              <w:jc w:val="left"/>
            </w:pPr>
            <w:r>
              <w:t xml:space="preserve">모듈 내 인라인 테스트 (별도 _tests.rs 파일 분리)</w:t>
            </w:r>
          </w:p>
        </w:tc>
      </w:tr>
      <w:tr>
        <w:trPr>
          <w:cantSplit/>
        </w:trPr>
        <w:tc>
          <w:tcPr>
            <w:tcW w:type="dxa" w:w="1500"/>
            <w:shd w:fill="FFFFFF" w:color="auto" w:val="clear"/>
            <w:tcMar>
              <w:top w:type="dxa" w:w="45"/>
              <w:left w:type="dxa" w:w="95"/>
              <w:bottom w:type="dxa" w:w="45"/>
              <w:right w:type="dxa" w:w="95"/>
            </w:tcMar>
            <w:vAlign w:val="center"/>
          </w:tcPr>
          <w:p>
            <w:pPr>
              <w:pStyle w:val="TableCellText"/>
              <w:keepNext/>
              <w:jc w:val="left"/>
            </w:pPr>
            <w:r>
              <w:t xml:space="preserve">통합 테스트</w:t>
            </w:r>
          </w:p>
        </w:tc>
        <w:tc>
          <w:tcPr>
            <w:tcW w:type="dxa" w:w="2400"/>
            <w:shd w:fill="FFFFFF" w:color="auto" w:val="clear"/>
            <w:tcMar>
              <w:top w:type="dxa" w:w="45"/>
              <w:left w:type="dxa" w:w="95"/>
              <w:bottom w:type="dxa" w:w="45"/>
              <w:right w:type="dxa" w:w="95"/>
            </w:tcMar>
            <w:vAlign w:val="center"/>
          </w:tcPr>
          <w:p>
            <w:pPr>
              <w:pStyle w:val="TableCellText"/>
              <w:keepNext/>
              <w:jc w:val="left"/>
            </w:pPr>
            <w:r>
              <w:t xml:space="preserve">형식별 픽스처 문서</w:t>
            </w:r>
          </w:p>
        </w:tc>
        <w:tc>
          <w:tcPr>
            <w:tcW w:type="dxa" w:w="5100"/>
            <w:shd w:fill="FFFFFF" w:color="auto" w:val="clear"/>
            <w:tcMar>
              <w:top w:type="dxa" w:w="45"/>
              <w:left w:type="dxa" w:w="95"/>
              <w:bottom w:type="dxa" w:w="45"/>
              <w:right w:type="dxa" w:w="95"/>
            </w:tcMar>
            <w:vAlign w:val="center"/>
          </w:tcPr>
          <w:p>
            <w:pPr>
              <w:pStyle w:val="TableCellText"/>
              <w:keepNext/>
              <w:jc w:val="left"/>
            </w:pPr>
            <w:r>
              <w:t xml:space="preserve">실제 DOCX·PPTX·XLSX 파일 변환 검증</w:t>
            </w:r>
          </w:p>
        </w:tc>
      </w:tr>
      <w:tr>
        <w:trPr>
          <w:cantSplit/>
        </w:trPr>
        <w:tc>
          <w:tcPr>
            <w:tcW w:type="dxa" w:w="1500"/>
            <w:shd w:fill="F2F7FC" w:color="auto" w:val="clear"/>
            <w:tcMar>
              <w:top w:type="dxa" w:w="45"/>
              <w:left w:type="dxa" w:w="95"/>
              <w:bottom w:type="dxa" w:w="45"/>
              <w:right w:type="dxa" w:w="95"/>
            </w:tcMar>
            <w:vAlign w:val="center"/>
          </w:tcPr>
          <w:p>
            <w:pPr>
              <w:pStyle w:val="TableCellText"/>
              <w:keepNext/>
              <w:jc w:val="left"/>
            </w:pPr>
            <w:r>
              <w:t xml:space="preserve">PDF 검증</w:t>
            </w:r>
          </w:p>
        </w:tc>
        <w:tc>
          <w:tcPr>
            <w:tcW w:type="dxa" w:w="2400"/>
            <w:shd w:fill="F2F7FC" w:color="auto" w:val="clear"/>
            <w:tcMar>
              <w:top w:type="dxa" w:w="45"/>
              <w:left w:type="dxa" w:w="95"/>
              <w:bottom w:type="dxa" w:w="45"/>
              <w:right w:type="dxa" w:w="95"/>
            </w:tcMar>
            <w:vAlign w:val="center"/>
          </w:tcPr>
          <w:p>
            <w:pPr>
              <w:pStyle w:val="TableCellText"/>
              <w:keepNext/>
              <w:jc w:val="left"/>
            </w:pPr>
            <w:r>
              <w:t xml:space="preserve">출력 PDF</w:t>
            </w:r>
          </w:p>
        </w:tc>
        <w:tc>
          <w:tcPr>
            <w:tcW w:type="dxa" w:w="5100"/>
            <w:shd w:fill="F2F7FC" w:color="auto" w:val="clear"/>
            <w:tcMar>
              <w:top w:type="dxa" w:w="45"/>
              <w:left w:type="dxa" w:w="95"/>
              <w:bottom w:type="dxa" w:w="45"/>
              <w:right w:type="dxa" w:w="95"/>
            </w:tcMar>
            <w:vAlign w:val="center"/>
          </w:tcPr>
          <w:p>
            <w:pPr>
              <w:pStyle w:val="TableCellText"/>
              <w:keepNext/>
              <w:jc w:val="left"/>
            </w:pPr>
            <w:r>
              <w:t xml:space="preserve">텍스트 추출 후 기대 내용 대조, 페이지 수 확인</w:t>
            </w:r>
          </w:p>
        </w:tc>
      </w:tr>
      <w:tr>
        <w:trPr>
          <w:cantSplit/>
        </w:trPr>
        <w:tc>
          <w:tcPr>
            <w:tcW w:type="dxa" w:w="1500"/>
            <w:shd w:fill="FFFFFF" w:color="auto" w:val="clear"/>
            <w:tcMar>
              <w:top w:type="dxa" w:w="45"/>
              <w:left w:type="dxa" w:w="95"/>
              <w:bottom w:type="dxa" w:w="45"/>
              <w:right w:type="dxa" w:w="95"/>
            </w:tcMar>
            <w:vAlign w:val="center"/>
          </w:tcPr>
          <w:p>
            <w:pPr>
              <w:pStyle w:val="TableCellText"/>
              <w:keepNext/>
              <w:jc w:val="left"/>
            </w:pPr>
            <w:r>
              <w:t xml:space="preserve">시각 회귀</w:t>
            </w:r>
          </w:p>
        </w:tc>
        <w:tc>
          <w:tcPr>
            <w:tcW w:type="dxa" w:w="2400"/>
            <w:shd w:fill="FFFFFF" w:color="auto" w:val="clear"/>
            <w:tcMar>
              <w:top w:type="dxa" w:w="45"/>
              <w:left w:type="dxa" w:w="95"/>
              <w:bottom w:type="dxa" w:w="45"/>
              <w:right w:type="dxa" w:w="95"/>
            </w:tcMar>
            <w:vAlign w:val="center"/>
          </w:tcPr>
          <w:p>
            <w:pPr>
              <w:pStyle w:val="TableCellText"/>
              <w:keepNext/>
              <w:jc w:val="left"/>
            </w:pPr>
            <w:r>
              <w:t xml:space="preserve">렌더링 결과 이미지</w:t>
            </w:r>
          </w:p>
        </w:tc>
        <w:tc>
          <w:tcPr>
            <w:tcW w:type="dxa" w:w="5100"/>
            <w:shd w:fill="FFFFFF" w:color="auto" w:val="clear"/>
            <w:tcMar>
              <w:top w:type="dxa" w:w="45"/>
              <w:left w:type="dxa" w:w="95"/>
              <w:bottom w:type="dxa" w:w="45"/>
              <w:right w:type="dxa" w:w="95"/>
            </w:tcMar>
            <w:vAlign w:val="center"/>
          </w:tcPr>
          <w:p>
            <w:pPr>
              <w:pStyle w:val="TableCellText"/>
              <w:keepNext/>
              <w:jc w:val="left"/>
            </w:pPr>
            <w:r>
              <w:t xml:space="preserve">래스터화 후 기준 이미지와 비교</w:t>
            </w:r>
          </w:p>
        </w:tc>
      </w:tr>
      <w:tr>
        <w:trPr>
          <w:cantSplit/>
        </w:trPr>
        <w:tc>
          <w:tcPr>
            <w:tcW w:type="dxa" w:w="1500"/>
            <w:shd w:fill="F2F7FC" w:color="auto" w:val="clear"/>
            <w:tcMar>
              <w:top w:type="dxa" w:w="45"/>
              <w:left w:type="dxa" w:w="95"/>
              <w:bottom w:type="dxa" w:w="45"/>
              <w:right w:type="dxa" w:w="95"/>
            </w:tcMar>
            <w:vAlign w:val="center"/>
          </w:tcPr>
          <w:p>
            <w:pPr>
              <w:pStyle w:val="TableCellText"/>
              <w:keepNext/>
              <w:jc w:val="left"/>
            </w:pPr>
            <w:r>
              <w:t xml:space="preserve">대량 변환</w:t>
            </w:r>
          </w:p>
        </w:tc>
        <w:tc>
          <w:tcPr>
            <w:tcW w:type="dxa" w:w="2400"/>
            <w:shd w:fill="F2F7FC" w:color="auto" w:val="clear"/>
            <w:tcMar>
              <w:top w:type="dxa" w:w="45"/>
              <w:left w:type="dxa" w:w="95"/>
              <w:bottom w:type="dxa" w:w="45"/>
              <w:right w:type="dxa" w:w="95"/>
            </w:tcMar>
            <w:vAlign w:val="center"/>
          </w:tcPr>
          <w:p>
            <w:pPr>
              <w:pStyle w:val="TableCellText"/>
              <w:keepNext/>
              <w:jc w:val="left"/>
            </w:pPr>
            <w:r>
              <w:t xml:space="preserve">제3자 픽스처 코퍼스</w:t>
            </w:r>
          </w:p>
        </w:tc>
        <w:tc>
          <w:tcPr>
            <w:tcW w:type="dxa" w:w="5100"/>
            <w:shd w:fill="F2F7FC" w:color="auto" w:val="clear"/>
            <w:tcMar>
              <w:top w:type="dxa" w:w="45"/>
              <w:left w:type="dxa" w:w="95"/>
              <w:bottom w:type="dxa" w:w="45"/>
              <w:right w:type="dxa" w:w="95"/>
            </w:tcMar>
            <w:vAlign w:val="center"/>
          </w:tcPr>
          <w:p>
            <w:pPr>
              <w:pStyle w:val="TableCellText"/>
              <w:keepNext/>
              <w:jc w:val="left"/>
            </w:pPr>
            <w:r>
              <w:t xml:space="preserve">기준선(baseline)과 성공/실패 결과 대조</w:t>
            </w:r>
          </w:p>
        </w:tc>
      </w:tr>
      <w:tr>
        <w:trPr>
          <w:cantSplit/>
        </w:trPr>
        <w:tc>
          <w:tcPr>
            <w:tcW w:type="dxa" w:w="1500"/>
            <w:shd w:fill="FFFFFF" w:color="auto" w:val="clear"/>
            <w:tcMar>
              <w:top w:type="dxa" w:w="45"/>
              <w:left w:type="dxa" w:w="95"/>
              <w:bottom w:type="dxa" w:w="45"/>
              <w:right w:type="dxa" w:w="95"/>
            </w:tcMar>
            <w:vAlign w:val="center"/>
          </w:tcPr>
          <w:p>
            <w:pPr>
              <w:pStyle w:val="TableCellText"/>
              <w:keepNext w:val="false"/>
              <w:jc w:val="left"/>
            </w:pPr>
            <w:r>
              <w:t xml:space="preserve">성능 검증</w:t>
            </w:r>
          </w:p>
        </w:tc>
        <w:tc>
          <w:tcPr>
            <w:tcW w:type="dxa" w:w="2400"/>
            <w:shd w:fill="FFFFFF" w:color="auto" w:val="clear"/>
            <w:tcMar>
              <w:top w:type="dxa" w:w="45"/>
              <w:left w:type="dxa" w:w="95"/>
              <w:bottom w:type="dxa" w:w="45"/>
              <w:right w:type="dxa" w:w="95"/>
            </w:tcMar>
            <w:vAlign w:val="center"/>
          </w:tcPr>
          <w:p>
            <w:pPr>
              <w:pStyle w:val="TableCellText"/>
              <w:keepNext w:val="false"/>
              <w:jc w:val="left"/>
            </w:pPr>
            <w:r>
              <w:t xml:space="preserve">변환 소요 시간</w:t>
            </w:r>
          </w:p>
        </w:tc>
        <w:tc>
          <w:tcPr>
            <w:tcW w:type="dxa" w:w="5100"/>
            <w:shd w:fill="FFFFFF" w:color="auto" w:val="clear"/>
            <w:tcMar>
              <w:top w:type="dxa" w:w="45"/>
              <w:left w:type="dxa" w:w="95"/>
              <w:bottom w:type="dxa" w:w="45"/>
              <w:right w:type="dxa" w:w="95"/>
            </w:tcMar>
            <w:vAlign w:val="center"/>
          </w:tcPr>
          <w:p>
            <w:pPr>
              <w:pStyle w:val="TableCellText"/>
              <w:keepNext w:val="false"/>
              <w:jc w:val="left"/>
            </w:pPr>
            <w:r>
              <w:t xml:space="preserve">회귀 임계 초과 감지</w:t>
            </w:r>
          </w:p>
        </w:tc>
      </w:tr>
    </w:tbl>
    <w:p>
      <w:pPr>
        <w:pStyle w:val="Heading2"/>
      </w:pPr>
      <w:r>
        <w:t xml:space="preserve">17.3 CI 파이프라인</w:t>
      </w:r>
    </w:p>
    <w:p>
      <w:pPr>
        <w:pStyle w:val="ListParagraph"/>
        <w:numPr>
          <w:ilvl w:val="0"/>
          <w:numId w:val="14"/>
        </w:numPr>
      </w:pPr>
      <w:r>
        <w:rPr>
          <w:rStyle w:val="KeyTerm"/>
        </w:rPr>
        <w:t xml:space="preserve">Check</w:t>
      </w:r>
      <w:r>
        <w:t xml:space="preserve"> — 3개 운영체제에서 컴파일 검증</w:t>
      </w:r>
    </w:p>
    <w:p>
      <w:pPr>
        <w:pStyle w:val="ListParagraph"/>
        <w:numPr>
          <w:ilvl w:val="0"/>
          <w:numId w:val="14"/>
        </w:numPr>
      </w:pPr>
      <w:r>
        <w:rPr>
          <w:rStyle w:val="KeyTerm"/>
        </w:rPr>
        <w:t xml:space="preserve">Test</w:t>
      </w:r>
      <w:r>
        <w:t xml:space="preserve"> — 3개 운영체제에서 전체 테스트 실행 (</w:t>
      </w:r>
      <w:r>
        <w:rPr>
          <w:rStyle w:val="InlineCode"/>
        </w:rPr>
        <w:t xml:space="preserve">qpdf</w:t>
      </w:r>
      <w:r>
        <w:t xml:space="preserve"> 등 검증 도구 설치 포함)</w:t>
      </w:r>
    </w:p>
    <w:p>
      <w:pPr>
        <w:pStyle w:val="ListParagraph"/>
        <w:numPr>
          <w:ilvl w:val="0"/>
          <w:numId w:val="14"/>
        </w:numPr>
      </w:pPr>
      <w:r>
        <w:rPr>
          <w:rStyle w:val="KeyTerm"/>
        </w:rPr>
        <w:t xml:space="preserve">Clippy · Format</w:t>
      </w:r>
      <w:r>
        <w:t xml:space="preserve"> — 린트 및 서식 규칙 강제</w:t>
      </w:r>
    </w:p>
    <w:p>
      <w:pPr>
        <w:pStyle w:val="ListParagraph"/>
        <w:numPr>
          <w:ilvl w:val="0"/>
          <w:numId w:val="14"/>
        </w:numPr>
      </w:pPr>
      <w:r>
        <w:rPr>
          <w:rStyle w:val="KeyTerm"/>
        </w:rPr>
        <w:t xml:space="preserve">WASM Check &amp; Test</w:t>
      </w:r>
      <w:r>
        <w:t xml:space="preserve"> — WASM 컴파일 검증 및 Node.js 환경 테스트 실행</w:t>
      </w:r>
    </w:p>
    <w:p>
      <w:pPr>
        <w:pStyle w:val="ListParagraph"/>
        <w:numPr>
          <w:ilvl w:val="0"/>
          <w:numId w:val="14"/>
        </w:numPr>
      </w:pPr>
      <w:r>
        <w:rPr>
          <w:rStyle w:val="KeyTerm"/>
        </w:rPr>
        <w:t xml:space="preserve">Bulk Third-Party Fixture Test</w:t>
      </w:r>
      <w:r>
        <w:t xml:space="preserve"> — 외부 문서 코퍼스 대량 변환 후 기준선 비교, 리포트 아티팩트 업로드</w:t>
      </w:r>
    </w:p>
    <w:p>
      <w:pPr>
        <w:pStyle w:val="ListParagraph"/>
        <w:numPr>
          <w:ilvl w:val="0"/>
          <w:numId w:val="14"/>
        </w:numPr>
      </w:pPr>
      <w:r>
        <w:rPr>
          <w:rStyle w:val="KeyTerm"/>
        </w:rPr>
        <w:t xml:space="preserve">Business Golden Contract</w:t>
      </w:r>
      <w:r>
        <w:t xml:space="preserve"> — 골든 산출물 검증기 자체를 테스트한 뒤 골든 코퍼스 검증</w:t>
      </w:r>
    </w:p>
    <w:p>
      <w:pPr>
        <w:pStyle w:val="ListParagraph"/>
        <w:numPr>
          <w:ilvl w:val="0"/>
          <w:numId w:val="14"/>
        </w:numPr>
      </w:pPr>
      <w:r>
        <w:rPr>
          <w:rStyle w:val="KeyTerm"/>
        </w:rPr>
        <w:t xml:space="preserve">Visual PR Contract</w:t>
      </w:r>
      <w:r>
        <w:t xml:space="preserve"> — 시각 변경을 포함한 PR이 규약을 따르는지 검증</w:t>
      </w:r>
    </w:p>
    <w:p>
      <w:pPr>
        <w:pStyle w:val="ListParagraph"/>
        <w:numPr>
          <w:ilvl w:val="0"/>
          <w:numId w:val="14"/>
        </w:numPr>
      </w:pPr>
      <w:r>
        <w:rPr>
          <w:rStyle w:val="KeyTerm"/>
        </w:rPr>
        <w:t xml:space="preserve">Release Automation Contract</w:t>
      </w:r>
      <w:r>
        <w:t xml:space="preserve"> — 릴리스 준비 절차 규약 검증</w:t>
      </w:r>
    </w:p>
    <w:p>
      <w:r>
        <w:t xml:space="preserve">주목할 점은 </w:t>
      </w:r>
      <w:r>
        <w:rPr>
          <w:rStyle w:val="KeyTerm"/>
        </w:rPr>
        <w:t xml:space="preserve">검증기 자체를 검증하는 단계</w:t>
      </w:r>
      <w:r>
        <w:t xml:space="preserve">가 존재한다는 것이다. 골든 검증기와 시각 PR 검증기는 각각 자기 테스트를 먼저 통과한 뒤 본 검증을 수행한다. 검증 도구가 조용히 고장 나 통과를 남발하는 실패 양식을 막는 장치다.</w:t>
      </w:r>
    </w:p>
    <w:p>
      <w:pPr>
        <w:pStyle w:val="Heading2"/>
      </w:pPr>
      <w:r>
        <w:t xml:space="preserve">17.4 회귀 방어와 이슈 추적 문화</w:t>
      </w:r>
    </w:p>
    <w:p>
      <w:r>
        <w:t xml:space="preserve">저장소의 </w:t>
      </w:r>
      <w:r>
        <w:rPr>
          <w:rStyle w:val="InlineCode"/>
        </w:rPr>
        <w:t xml:space="preserve">assets/bugfixes/</w:t>
      </w:r>
      <w:r>
        <w:t xml:space="preserve"> 디렉터리에는 이슈 번호별 산출물이 축적되어 있다. 결함 하나가 수정될 때마다 재현 자료와 결과 이미지가 함께 남는 구조이며, IR 필드 주석에도 근거 이슈 번호가 기록된다. 이는 </w:t>
      </w:r>
      <w:r>
        <w:rPr>
          <w:rStyle w:val="KeyTerm"/>
        </w:rPr>
        <w:t xml:space="preserve">왜 이 필드가 존재하는가</w:t>
      </w:r>
      <w:r>
        <w:t xml:space="preserve">라는 질문에 답할 수 있는 코드베이스를 만든다.</w:t>
      </w:r>
    </w:p>
    <w:p>
      <w:pPr>
        <w:pStyle w:val="Heading1"/>
      </w:pPr>
      <w:bookmarkStart w:name="ch18" w:id="117"/>
      <w:r>
        <w:t xml:space="preserve">18. 개발 방법론</w:t>
      </w:r>
      <w:bookmarkEnd w:id="117"/>
    </w:p>
    <w:p>
      <w:r>
        <w:t xml:space="preserve">저장소는 프로젝트에 무관하게 적용 가능한 개발 원칙을 문서로 명시하고 있다. 다섯 항목으로 요약된다.</w:t>
      </w:r>
    </w:p>
    <w:p>
      <w:pPr>
        <w:pStyle w:val="ListParagraph"/>
        <w:numPr>
          <w:ilvl w:val="0"/>
          <w:numId w:val="15"/>
        </w:numPr>
      </w:pPr>
      <w:r>
        <w:rPr>
          <w:rStyle w:val="KeyTerm"/>
        </w:rPr>
        <w:t xml:space="preserve">코딩 전에 의도를 명확히 한다</w:t>
      </w:r>
      <w:r>
        <w:t xml:space="preserve"> — 목표, 제약, 가정, 미지 사항을 먼저 서술한다. 모호하면 안전한 기본값을 문서화하거나 트레이드오프를 나열한다.</w:t>
      </w:r>
    </w:p>
    <w:p>
      <w:pPr>
        <w:pStyle w:val="ListParagraph"/>
        <w:numPr>
          <w:ilvl w:val="0"/>
          <w:numId w:val="15"/>
        </w:numPr>
      </w:pPr>
      <w:r>
        <w:rPr>
          <w:rStyle w:val="KeyTerm"/>
        </w:rPr>
        <w:t xml:space="preserve">가장 작은 유용한 증분을 제공한다</w:t>
      </w:r>
      <w:r>
        <w:t xml:space="preserve"> — 지금 목표를 달성하는 데 필요한 것만 만든다. 투기적 기능과 불필요한 추상화를 피하고, 새 의존성은 위험과 유지 비용으로 정당화한다.</w:t>
      </w:r>
    </w:p>
    <w:p>
      <w:pPr>
        <w:pStyle w:val="ListParagraph"/>
        <w:numPr>
          <w:ilvl w:val="0"/>
          <w:numId w:val="15"/>
        </w:numPr>
      </w:pPr>
      <w:r>
        <w:rPr>
          <w:rStyle w:val="KeyTerm"/>
        </w:rPr>
        <w:t xml:space="preserve">변경을 집중되고 일관되게 유지한다</w:t>
      </w:r>
      <w:r>
        <w:t xml:space="preserve"> — 목표에 필요한 범위와 통합 지점만 수정한다. 무관한 리팩터링은 배포를 막지 않는 한 미룬다. 기존 관례를 따른다.</w:t>
      </w:r>
    </w:p>
    <w:p>
      <w:pPr>
        <w:pStyle w:val="ListParagraph"/>
        <w:numPr>
          <w:ilvl w:val="0"/>
          <w:numId w:val="15"/>
        </w:numPr>
      </w:pPr>
      <w:r>
        <w:rPr>
          <w:rStyle w:val="KeyTerm"/>
        </w:rPr>
        <w:t xml:space="preserve">완료를 측정 가능하고 검증된 상태로 만든다</w:t>
      </w:r>
      <w:r>
        <w:t xml:space="preserve"> — 성공 기준을 정의하고 자동 검사로 확인한다. 검증한 것과 검증하지 못한 것을 기록한다.</w:t>
      </w:r>
    </w:p>
    <w:p>
      <w:pPr>
        <w:pStyle w:val="ListParagraph"/>
        <w:numPr>
          <w:ilvl w:val="0"/>
          <w:numId w:val="15"/>
        </w:numPr>
      </w:pPr>
      <w:r>
        <w:rPr>
          <w:rStyle w:val="KeyTerm"/>
        </w:rPr>
        <w:t xml:space="preserve">위험에 비례해 견고성을 설계한다</w:t>
      </w:r>
      <w:r>
        <w:t xml:space="preserve"> — 입출력 경계와 외부 상호작용의 현실적 예외를 처리한다. "불가능한" 경우는 가정으로 문서화한다.</w:t>
      </w:r>
    </w:p>
    <w:p>
      <w:r>
        <w:t xml:space="preserve">이 원칙들은 코드베이스의 실제 형태와 일치한다. 의존성 최소화, 이슈 번호가 달린 필드 주석, 검증기까지 검증하는 CI, 상류 패치를 매니페스트에 명시하는 관행이 모두 위 다섯 항목의 구체적 실현이다.</w:t>
      </w:r>
    </w:p>
    <w:p>
      <w:pPr>
        <w:pStyle w:val="Callout"/>
      </w:pPr>
      <w:r>
        <w:rPr>
          <w:rStyle w:val="KeyTerm"/>
        </w:rPr>
        <w:t xml:space="preserve">검토자를 위한 관찰 포인트: </w:t>
      </w:r>
      <w:r>
        <w:t xml:space="preserve">오픈소스 도입 판단에서 기능 목록보다 신뢰할 만한 신호는 "프로젝트가 스스로 정한 원칙을 실제로 지키는가"다. 저장소의 문서와 코드가 서로를 뒷받침하는지 확인하는 것이 유용한 실사 방법이다.</w:t>
      </w:r>
    </w:p>
    <w:p>
      <w:pPr>
        <w:pageBreakBefore/>
        <w:spacing w:after="60" w:before="0"/>
        <w:jc w:val="left"/>
      </w:pPr>
      <w:r>
        <w:rPr>
          <w:b/>
          <w:bCs/>
          <w:color w:val="C55A11"/>
          <w:spacing w:val="20"/>
          <w:sz w:val="18"/>
          <w:szCs w:val="18"/>
        </w:rPr>
        <w:t xml:space="preserve">제 V 부</w:t>
      </w:r>
      <w:r>
        <w:rPr>
          <w:sz w:val="18"/>
          <w:szCs w:val="18"/>
        </w:rPr>
        <w:t xml:space="preserve">   </w:t>
      </w:r>
      <w:r>
        <w:rPr>
          <w:color w:val="7F7F7F"/>
          <w:spacing w:val="10"/>
          <w:sz w:val="18"/>
          <w:szCs w:val="18"/>
        </w:rPr>
        <w:t xml:space="preserve">판단 — 도입 검토</w:t>
      </w:r>
    </w:p>
    <w:p>
      <w:pPr>
        <w:pStyle w:val="Heading1"/>
      </w:pPr>
      <w:bookmarkStart w:name="ch19" w:id="118"/>
      <w:r>
        <w:t xml:space="preserve">19. 도입 시나리오</w:t>
      </w:r>
      <w:bookmarkEnd w:id="118"/>
    </w:p>
    <w:p>
      <w:r>
        <w:t xml:space="preserve">아래는 office2pdf의 설계 특성이 이점으로 직결되는 대표적 상황이다.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도입 시나리오별 적합성</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900"/>
        <w:gridCol w:w="2700"/>
        <w:gridCol w:w="4400"/>
      </w:tblGrid>
      <w:tr>
        <w:trPr>
          <w:cantSplit/>
          <w:tblHeader/>
        </w:trPr>
        <w:tc>
          <w:tcPr>
            <w:tcW w:type="dxa" w:w="1900"/>
            <w:shd w:fill="1F3864" w:color="auto" w:val="clear"/>
            <w:tcMar>
              <w:top w:type="dxa" w:w="45"/>
              <w:left w:type="dxa" w:w="95"/>
              <w:bottom w:type="dxa" w:w="45"/>
              <w:right w:type="dxa" w:w="95"/>
            </w:tcMar>
            <w:vAlign w:val="center"/>
          </w:tcPr>
          <w:p>
            <w:pPr>
              <w:pStyle w:val="TableHead"/>
              <w:keepNext/>
            </w:pPr>
            <w:r>
              <w:t xml:space="preserve">시나리오</w:t>
            </w:r>
          </w:p>
        </w:tc>
        <w:tc>
          <w:tcPr>
            <w:tcW w:type="dxa" w:w="2700"/>
            <w:shd w:fill="1F3864" w:color="auto" w:val="clear"/>
            <w:tcMar>
              <w:top w:type="dxa" w:w="45"/>
              <w:left w:type="dxa" w:w="95"/>
              <w:bottom w:type="dxa" w:w="45"/>
              <w:right w:type="dxa" w:w="95"/>
            </w:tcMar>
            <w:vAlign w:val="center"/>
          </w:tcPr>
          <w:p>
            <w:pPr>
              <w:pStyle w:val="TableHead"/>
              <w:keepNext/>
            </w:pPr>
            <w:r>
              <w:t xml:space="preserve">요구</w:t>
            </w:r>
          </w:p>
        </w:tc>
        <w:tc>
          <w:tcPr>
            <w:tcW w:type="dxa" w:w="4400"/>
            <w:shd w:fill="1F3864" w:color="auto" w:val="clear"/>
            <w:tcMar>
              <w:top w:type="dxa" w:w="45"/>
              <w:left w:type="dxa" w:w="95"/>
              <w:bottom w:type="dxa" w:w="45"/>
              <w:right w:type="dxa" w:w="95"/>
            </w:tcMar>
            <w:vAlign w:val="center"/>
          </w:tcPr>
          <w:p>
            <w:pPr>
              <w:pStyle w:val="TableHead"/>
              <w:keepNext/>
            </w:pPr>
            <w:r>
              <w:t xml:space="preserve">office2pdf의 적합성</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문서 미리보기 서비스</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업로드 즉시 PDF 미리보기 생성, 낮은 지연</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프로세스 생성 비용 없음. 메모리 상 변환으로 임시 파일 불필요</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left"/>
            </w:pPr>
            <w:r>
              <w:t xml:space="preserve">대량 문서 마이그레이션</w:t>
            </w:r>
          </w:p>
        </w:tc>
        <w:tc>
          <w:tcPr>
            <w:tcW w:type="dxa" w:w="2700"/>
            <w:shd w:fill="FFFFFF" w:color="auto" w:val="clear"/>
            <w:tcMar>
              <w:top w:type="dxa" w:w="45"/>
              <w:left w:type="dxa" w:w="95"/>
              <w:bottom w:type="dxa" w:w="45"/>
              <w:right w:type="dxa" w:w="95"/>
            </w:tcMar>
            <w:vAlign w:val="center"/>
          </w:tcPr>
          <w:p>
            <w:pPr>
              <w:pStyle w:val="TableCellText"/>
              <w:keepNext/>
              <w:jc w:val="left"/>
            </w:pPr>
            <w:r>
              <w:t xml:space="preserve">수십만 건 일괄 변환, 실패 격리</w:t>
            </w:r>
          </w:p>
        </w:tc>
        <w:tc>
          <w:tcPr>
            <w:tcW w:type="dxa" w:w="4400"/>
            <w:shd w:fill="FFFFFF" w:color="auto" w:val="clear"/>
            <w:tcMar>
              <w:top w:type="dxa" w:w="45"/>
              <w:left w:type="dxa" w:w="95"/>
              <w:bottom w:type="dxa" w:w="45"/>
              <w:right w:type="dxa" w:w="95"/>
            </w:tcMar>
            <w:vAlign w:val="center"/>
          </w:tcPr>
          <w:p>
            <w:pPr>
              <w:pStyle w:val="TableCellText"/>
              <w:keepNext/>
              <w:jc w:val="left"/>
            </w:pPr>
            <w:r>
              <w:t xml:space="preserve">파일 단위 병렬 처리와 성공/실패 분리 집계</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서버리스 함수</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작은 배포 산출물, 빠른 콜드 스타트</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단일 정적 바이너리. 런타임 초기화 없음</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left"/>
            </w:pPr>
            <w:r>
              <w:t xml:space="preserve">기록물 보존 시스템</w:t>
            </w:r>
          </w:p>
        </w:tc>
        <w:tc>
          <w:tcPr>
            <w:tcW w:type="dxa" w:w="2700"/>
            <w:shd w:fill="FFFFFF" w:color="auto" w:val="clear"/>
            <w:tcMar>
              <w:top w:type="dxa" w:w="45"/>
              <w:left w:type="dxa" w:w="95"/>
              <w:bottom w:type="dxa" w:w="45"/>
              <w:right w:type="dxa" w:w="95"/>
            </w:tcMar>
            <w:vAlign w:val="center"/>
          </w:tcPr>
          <w:p>
            <w:pPr>
              <w:pStyle w:val="TableCellText"/>
              <w:keepNext/>
              <w:jc w:val="left"/>
            </w:pPr>
            <w:r>
              <w:t xml:space="preserve">PDF/A 규격 준수, 재현성</w:t>
            </w:r>
          </w:p>
        </w:tc>
        <w:tc>
          <w:tcPr>
            <w:tcW w:type="dxa" w:w="4400"/>
            <w:shd w:fill="FFFFFF" w:color="auto" w:val="clear"/>
            <w:tcMar>
              <w:top w:type="dxa" w:w="45"/>
              <w:left w:type="dxa" w:w="95"/>
              <w:bottom w:type="dxa" w:w="45"/>
              <w:right w:type="dxa" w:w="95"/>
            </w:tcMar>
            <w:vAlign w:val="center"/>
          </w:tcPr>
          <w:p>
            <w:pPr>
              <w:pStyle w:val="TableCellText"/>
              <w:keepNext/>
              <w:jc w:val="left"/>
            </w:pPr>
            <w:r>
              <w:t xml:space="preserve">PDF/A-2b 출력 옵션과 결정론적 파이프라인</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공공 접근성 요건</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스크린 리더 지원</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태그드 PDF 및 PDF/UA-1 출력</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left"/>
            </w:pPr>
            <w:r>
              <w:t xml:space="preserve">브라우저 내 변환</w:t>
            </w:r>
          </w:p>
        </w:tc>
        <w:tc>
          <w:tcPr>
            <w:tcW w:type="dxa" w:w="2700"/>
            <w:shd w:fill="FFFFFF" w:color="auto" w:val="clear"/>
            <w:tcMar>
              <w:top w:type="dxa" w:w="45"/>
              <w:left w:type="dxa" w:w="95"/>
              <w:bottom w:type="dxa" w:w="45"/>
              <w:right w:type="dxa" w:w="95"/>
            </w:tcMar>
            <w:vAlign w:val="center"/>
          </w:tcPr>
          <w:p>
            <w:pPr>
              <w:pStyle w:val="TableCellText"/>
              <w:keepNext/>
              <w:jc w:val="left"/>
            </w:pPr>
            <w:r>
              <w:t xml:space="preserve">문서를 서버로 보내지 않음</w:t>
            </w:r>
          </w:p>
        </w:tc>
        <w:tc>
          <w:tcPr>
            <w:tcW w:type="dxa" w:w="4400"/>
            <w:shd w:fill="FFFFFF" w:color="auto" w:val="clear"/>
            <w:tcMar>
              <w:top w:type="dxa" w:w="45"/>
              <w:left w:type="dxa" w:w="95"/>
              <w:bottom w:type="dxa" w:w="45"/>
              <w:right w:type="dxa" w:w="95"/>
            </w:tcMar>
            <w:vAlign w:val="center"/>
          </w:tcPr>
          <w:p>
            <w:pPr>
              <w:pStyle w:val="TableCellText"/>
              <w:keepNext/>
              <w:jc w:val="left"/>
            </w:pPr>
            <w:r>
              <w:t xml:space="preserve">WASM 타깃으로 클라이언트 측 변환 수행</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left"/>
            </w:pPr>
            <w:r>
              <w:t xml:space="preserve">에어갭 · 폐쇄망</w:t>
            </w:r>
          </w:p>
        </w:tc>
        <w:tc>
          <w:tcPr>
            <w:tcW w:type="dxa" w:w="2700"/>
            <w:shd w:fill="F2F7FC" w:color="auto" w:val="clear"/>
            <w:tcMar>
              <w:top w:type="dxa" w:w="45"/>
              <w:left w:type="dxa" w:w="95"/>
              <w:bottom w:type="dxa" w:w="45"/>
              <w:right w:type="dxa" w:w="95"/>
            </w:tcMar>
            <w:vAlign w:val="center"/>
          </w:tcPr>
          <w:p>
            <w:pPr>
              <w:pStyle w:val="TableCellText"/>
              <w:keepNext/>
              <w:jc w:val="left"/>
            </w:pPr>
            <w:r>
              <w:t xml:space="preserve">외부 API 사용 불가, 최소 설치</w:t>
            </w:r>
          </w:p>
        </w:tc>
        <w:tc>
          <w:tcPr>
            <w:tcW w:type="dxa" w:w="4400"/>
            <w:shd w:fill="F2F7FC" w:color="auto" w:val="clear"/>
            <w:tcMar>
              <w:top w:type="dxa" w:w="45"/>
              <w:left w:type="dxa" w:w="95"/>
              <w:bottom w:type="dxa" w:w="45"/>
              <w:right w:type="dxa" w:w="95"/>
            </w:tcMar>
            <w:vAlign w:val="center"/>
          </w:tcPr>
          <w:p>
            <w:pPr>
              <w:pStyle w:val="TableCellText"/>
              <w:keepNext/>
              <w:jc w:val="left"/>
            </w:pPr>
            <w:r>
              <w:t xml:space="preserve">네트워크 및 외부 런타임 의존성 없음</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대용량 스프레드시트</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메모리 상한 준수</w:t>
            </w:r>
          </w:p>
        </w:tc>
        <w:tc>
          <w:tcPr>
            <w:tcW w:type="dxa" w:w="4400"/>
            <w:shd w:fill="FFFFFF" w:color="auto" w:val="clear"/>
            <w:tcMar>
              <w:top w:type="dxa" w:w="45"/>
              <w:left w:type="dxa" w:w="95"/>
              <w:bottom w:type="dxa" w:w="45"/>
              <w:right w:type="dxa" w:w="95"/>
            </w:tcMar>
            <w:vAlign w:val="center"/>
          </w:tcPr>
          <w:p>
            <w:pPr>
              <w:pStyle w:val="TableCellText"/>
              <w:keepNext w:val="false"/>
              <w:jc w:val="left"/>
            </w:pPr>
            <w:r>
              <w:t xml:space="preserve">스트리밍 청크 처리</w:t>
            </w:r>
          </w:p>
        </w:tc>
      </w:tr>
    </w:tbl>
    <w:p>
      <w:pPr>
        <w:pStyle w:val="Heading2"/>
      </w:pPr>
      <w:r>
        <w:t xml:space="preserve">19.1 도입 전 확인 항목</w:t>
      </w:r>
    </w:p>
    <w:p>
      <w:pPr>
        <w:pStyle w:val="ListParagraph"/>
        <w:numPr>
          <w:ilvl w:val="0"/>
          <w:numId w:val="16"/>
        </w:numPr>
      </w:pPr>
      <w:r>
        <w:t xml:space="preserve">실제 업무 문서 표본으로 변환 결과를 육안 검증했는가 (특히 표 분할과 폰트 대체)</w:t>
      </w:r>
    </w:p>
    <w:p>
      <w:pPr>
        <w:pStyle w:val="ListParagraph"/>
        <w:numPr>
          <w:ilvl w:val="0"/>
          <w:numId w:val="16"/>
        </w:numPr>
      </w:pPr>
      <w:r>
        <w:t xml:space="preserve">변환 경고 목록을 수집·집계하는 경로를 애플리케이션에 마련했는가</w:t>
      </w:r>
    </w:p>
    <w:p>
      <w:pPr>
        <w:pStyle w:val="ListParagraph"/>
        <w:numPr>
          <w:ilvl w:val="0"/>
          <w:numId w:val="16"/>
        </w:numPr>
      </w:pPr>
      <w:r>
        <w:t xml:space="preserve">CJK 등 필요한 글꼴이 실행 환경에 배포되어 있는가</w:t>
      </w:r>
    </w:p>
    <w:p>
      <w:pPr>
        <w:pStyle w:val="ListParagraph"/>
        <w:numPr>
          <w:ilvl w:val="0"/>
          <w:numId w:val="16"/>
        </w:numPr>
      </w:pPr>
      <w:r>
        <w:t xml:space="preserve">암호로 보호된 문서가 유입될 가능성과 그 처리 정책을 정의했는가</w:t>
      </w:r>
    </w:p>
    <w:p>
      <w:pPr>
        <w:pStyle w:val="ListParagraph"/>
        <w:numPr>
          <w:ilvl w:val="0"/>
          <w:numId w:val="16"/>
        </w:numPr>
      </w:pPr>
      <w:r>
        <w:t xml:space="preserve">레거시 이진 형식(.doc/.xls/.ppt) 입력 비율을 파악했는가</w:t>
      </w:r>
    </w:p>
    <w:p>
      <w:pPr>
        <w:sectPr>
          <w:headerReference w:type="default" r:id="rId9"/>
          <w:footerReference w:type="default" r:id="rId10"/>
          <w:pgSz w:w="11906" w:h="16838" w:orient="portrait"/>
          <w:pgMar w:top="1180" w:right="1300" w:bottom="1080" w:left="1300" w:header="640" w:footer="540" w:gutter="0"/>
          <w:pgNumType w:start="1" w:fmt="decimal"/>
          <w:docGrid w:linePitch="360"/>
        </w:sectPr>
      </w:pPr>
    </w:p>
    <w:p>
      <w:pPr>
        <w:pStyle w:val="Heading1"/>
      </w:pPr>
      <w:bookmarkStart w:name="ch20" w:id="119"/>
      <w:r>
        <w:t xml:space="preserve">20. 대안 접근과의 비교</w:t>
      </w:r>
      <w:bookmarkEnd w:id="119"/>
    </w:p>
    <w:p>
      <w:r>
        <w:t xml:space="preserve">아래 비교는 각 접근의 일반적 특성을 정리한 것이며, 특정 제품의 성능을 측정한 결과가 아니다. 실제 선택은 문서 유형과 운영 제약에 따라 달라진다.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문서 변환 접근 방식 비교</w:t>
      </w:r>
    </w:p>
    <w:tbl>
      <w:tblPr>
        <w:tblW w:type="dxa" w:w="138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900"/>
        <w:gridCol w:w="2700"/>
        <w:gridCol w:w="3200"/>
        <w:gridCol w:w="2800"/>
        <w:gridCol w:w="3200"/>
      </w:tblGrid>
      <w:tr>
        <w:trPr>
          <w:cantSplit/>
          <w:tblHeader/>
          <w:trHeight w:val="620" w:hRule="atLeast"/>
        </w:trPr>
        <w:tc>
          <w:tcPr>
            <w:tcW w:type="dxa" w:w="1900"/>
            <w:shd w:fill="1F3864" w:color="auto" w:val="clear"/>
            <w:tcMar>
              <w:top w:type="dxa" w:w="45"/>
              <w:left w:type="dxa" w:w="95"/>
              <w:bottom w:type="dxa" w:w="45"/>
              <w:right w:type="dxa" w:w="95"/>
            </w:tcMar>
            <w:vAlign w:val="center"/>
          </w:tcPr>
          <w:p>
            <w:pPr>
              <w:pStyle w:val="TableHead"/>
              <w:keepNext w:val="false"/>
            </w:pPr>
            <w:r>
              <w:t xml:space="preserve">평가 축</w:t>
            </w:r>
          </w:p>
        </w:tc>
        <w:tc>
          <w:tcPr>
            <w:tcW w:type="dxa" w:w="2700"/>
            <w:shd w:fill="1F3864" w:color="auto" w:val="clear"/>
            <w:tcMar>
              <w:top w:type="dxa" w:w="45"/>
              <w:left w:type="dxa" w:w="95"/>
              <w:bottom w:type="dxa" w:w="45"/>
              <w:right w:type="dxa" w:w="95"/>
            </w:tcMar>
            <w:vAlign w:val="center"/>
          </w:tcPr>
          <w:p>
            <w:pPr>
              <w:pStyle w:val="TableHead"/>
              <w:keepNext w:val="false"/>
            </w:pPr>
            <w:r>
              <w:t xml:space="preserve">헤드리스 LibreOffice</w:t>
            </w:r>
          </w:p>
        </w:tc>
        <w:tc>
          <w:tcPr>
            <w:tcW w:type="dxa" w:w="3200"/>
            <w:shd w:fill="1F3864" w:color="auto" w:val="clear"/>
            <w:tcMar>
              <w:top w:type="dxa" w:w="45"/>
              <w:left w:type="dxa" w:w="95"/>
              <w:bottom w:type="dxa" w:w="45"/>
              <w:right w:type="dxa" w:w="95"/>
            </w:tcMar>
            <w:vAlign w:val="center"/>
          </w:tcPr>
          <w:p>
            <w:pPr>
              <w:pStyle w:val="TableHead"/>
              <w:keepNext w:val="false"/>
            </w:pPr>
            <w:r>
              <w:t xml:space="preserve">HTML 변환 + 헤드리스 브라우저</w:t>
            </w:r>
          </w:p>
        </w:tc>
        <w:tc>
          <w:tcPr>
            <w:tcW w:type="dxa" w:w="2800"/>
            <w:shd w:fill="1F3864" w:color="auto" w:val="clear"/>
            <w:tcMar>
              <w:top w:type="dxa" w:w="45"/>
              <w:left w:type="dxa" w:w="95"/>
              <w:bottom w:type="dxa" w:w="45"/>
              <w:right w:type="dxa" w:w="95"/>
            </w:tcMar>
            <w:vAlign w:val="center"/>
          </w:tcPr>
          <w:p>
            <w:pPr>
              <w:pStyle w:val="TableHead"/>
              <w:keepNext w:val="false"/>
            </w:pPr>
            <w:r>
              <w:t xml:space="preserve">상용 SDK / SaaS API</w:t>
            </w:r>
          </w:p>
        </w:tc>
        <w:tc>
          <w:tcPr>
            <w:tcW w:type="dxa" w:w="3200"/>
            <w:shd w:fill="1F3864" w:color="auto" w:val="clear"/>
            <w:tcMar>
              <w:top w:type="dxa" w:w="45"/>
              <w:left w:type="dxa" w:w="95"/>
              <w:bottom w:type="dxa" w:w="45"/>
              <w:right w:type="dxa" w:w="95"/>
            </w:tcMar>
            <w:vAlign w:val="center"/>
          </w:tcPr>
          <w:p>
            <w:pPr>
              <w:pStyle w:val="TableHead"/>
              <w:keepNext w:val="false"/>
            </w:pPr>
            <w:r>
              <w:t xml:space="preserve">office2pdf</w:t>
            </w:r>
          </w:p>
        </w:tc>
      </w:tr>
      <w:tr>
        <w:trPr>
          <w:cantSplit/>
        </w:trPr>
        <w:tc>
          <w:tcPr>
            <w:tcW w:type="dxa" w:w="1900"/>
            <w:shd w:fill="F2F7FC" w:color="auto" w:val="clear"/>
            <w:tcMar>
              <w:top w:type="dxa" w:w="45"/>
              <w:left w:type="dxa" w:w="95"/>
              <w:bottom w:type="dxa" w:w="45"/>
              <w:right w:type="dxa" w:w="95"/>
            </w:tcMar>
            <w:vAlign w:val="center"/>
          </w:tcPr>
          <w:p>
            <w:pPr>
              <w:pStyle w:val="TableCellText"/>
              <w:keepNext w:val="false"/>
              <w:jc w:val="left"/>
            </w:pPr>
            <w:r>
              <w:t xml:space="preserve">배포 산출물 크기</w:t>
            </w:r>
          </w:p>
        </w:tc>
        <w:tc>
          <w:tcPr>
            <w:tcW w:type="dxa" w:w="2700"/>
            <w:shd w:fill="F2F7FC" w:color="auto" w:val="clear"/>
            <w:tcMar>
              <w:top w:type="dxa" w:w="45"/>
              <w:left w:type="dxa" w:w="95"/>
              <w:bottom w:type="dxa" w:w="45"/>
              <w:right w:type="dxa" w:w="95"/>
            </w:tcMar>
            <w:vAlign w:val="center"/>
          </w:tcPr>
          <w:p>
            <w:pPr>
              <w:pStyle w:val="TableCellText"/>
              <w:keepNext w:val="false"/>
              <w:jc w:val="left"/>
            </w:pPr>
            <w:r>
              <w:t xml:space="preserve">매우 큼 (런타임 포함 이미지)</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큼 (브라우저 포함)</w:t>
            </w:r>
          </w:p>
        </w:tc>
        <w:tc>
          <w:tcPr>
            <w:tcW w:type="dxa" w:w="2800"/>
            <w:shd w:fill="F2F7FC" w:color="auto" w:val="clear"/>
            <w:tcMar>
              <w:top w:type="dxa" w:w="45"/>
              <w:left w:type="dxa" w:w="95"/>
              <w:bottom w:type="dxa" w:w="45"/>
              <w:right w:type="dxa" w:w="95"/>
            </w:tcMar>
            <w:vAlign w:val="center"/>
          </w:tcPr>
          <w:p>
            <w:pPr>
              <w:pStyle w:val="TableCellText"/>
              <w:keepNext w:val="false"/>
              <w:jc w:val="left"/>
            </w:pPr>
            <w:r>
              <w:t xml:space="preserve">가변 (SDK) / 없음 (SaaS)</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작음 (단일 바이너리)</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외부 프로세스</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필요</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필요</w:t>
            </w:r>
          </w:p>
        </w:tc>
        <w:tc>
          <w:tcPr>
            <w:tcW w:type="dxa" w:w="2800"/>
            <w:shd w:fill="FFFFFF" w:color="auto" w:val="clear"/>
            <w:tcMar>
              <w:top w:type="dxa" w:w="45"/>
              <w:left w:type="dxa" w:w="95"/>
              <w:bottom w:type="dxa" w:w="45"/>
              <w:right w:type="dxa" w:w="95"/>
            </w:tcMar>
            <w:vAlign w:val="center"/>
          </w:tcPr>
          <w:p>
            <w:pPr>
              <w:pStyle w:val="TableCellText"/>
              <w:keepNext w:val="false"/>
              <w:jc w:val="left"/>
            </w:pPr>
            <w:r>
              <w:t xml:space="preserve">구현에 따라 다름</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불필요</w:t>
            </w:r>
          </w:p>
        </w:tc>
      </w:tr>
      <w:tr>
        <w:trPr>
          <w:cantSplit/>
        </w:trPr>
        <w:tc>
          <w:tcPr>
            <w:tcW w:type="dxa" w:w="1900"/>
            <w:shd w:fill="F2F7FC" w:color="auto" w:val="clear"/>
            <w:tcMar>
              <w:top w:type="dxa" w:w="45"/>
              <w:left w:type="dxa" w:w="95"/>
              <w:bottom w:type="dxa" w:w="45"/>
              <w:right w:type="dxa" w:w="95"/>
            </w:tcMar>
            <w:vAlign w:val="center"/>
          </w:tcPr>
          <w:p>
            <w:pPr>
              <w:pStyle w:val="TableCellText"/>
              <w:keepNext w:val="false"/>
              <w:jc w:val="left"/>
            </w:pPr>
            <w:r>
              <w:t xml:space="preserve">콜드 스타트</w:t>
            </w:r>
          </w:p>
        </w:tc>
        <w:tc>
          <w:tcPr>
            <w:tcW w:type="dxa" w:w="2700"/>
            <w:shd w:fill="F2F7FC" w:color="auto" w:val="clear"/>
            <w:tcMar>
              <w:top w:type="dxa" w:w="45"/>
              <w:left w:type="dxa" w:w="95"/>
              <w:bottom w:type="dxa" w:w="45"/>
              <w:right w:type="dxa" w:w="95"/>
            </w:tcMar>
            <w:vAlign w:val="center"/>
          </w:tcPr>
          <w:p>
            <w:pPr>
              <w:pStyle w:val="TableCellText"/>
              <w:keepNext w:val="false"/>
              <w:jc w:val="left"/>
            </w:pPr>
            <w:r>
              <w:t xml:space="preserve">느림</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느림</w:t>
            </w:r>
          </w:p>
        </w:tc>
        <w:tc>
          <w:tcPr>
            <w:tcW w:type="dxa" w:w="2800"/>
            <w:shd w:fill="F2F7FC" w:color="auto" w:val="clear"/>
            <w:tcMar>
              <w:top w:type="dxa" w:w="45"/>
              <w:left w:type="dxa" w:w="95"/>
              <w:bottom w:type="dxa" w:w="45"/>
              <w:right w:type="dxa" w:w="95"/>
            </w:tcMar>
            <w:vAlign w:val="center"/>
          </w:tcPr>
          <w:p>
            <w:pPr>
              <w:pStyle w:val="TableCellText"/>
              <w:keepNext w:val="false"/>
              <w:jc w:val="left"/>
            </w:pPr>
            <w:r>
              <w:t xml:space="preserve">빠름 (SaaS는 네트워크 지연)</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빠름</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렌더링 충실도</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매우 높음 (성숙한 구현)</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중간 (인쇄 조판 개념 손실 가능)</w:t>
            </w:r>
          </w:p>
        </w:tc>
        <w:tc>
          <w:tcPr>
            <w:tcW w:type="dxa" w:w="2800"/>
            <w:shd w:fill="FFFFFF" w:color="auto" w:val="clear"/>
            <w:tcMar>
              <w:top w:type="dxa" w:w="45"/>
              <w:left w:type="dxa" w:w="95"/>
              <w:bottom w:type="dxa" w:w="45"/>
              <w:right w:type="dxa" w:w="95"/>
            </w:tcMar>
            <w:vAlign w:val="center"/>
          </w:tcPr>
          <w:p>
            <w:pPr>
              <w:pStyle w:val="TableCellText"/>
              <w:keepNext w:val="false"/>
              <w:jc w:val="left"/>
            </w:pPr>
            <w:r>
              <w:t xml:space="preserve">높음</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높음 (지원 요소 범위 내)</w:t>
            </w:r>
          </w:p>
        </w:tc>
      </w:tr>
      <w:tr>
        <w:trPr>
          <w:cantSplit/>
        </w:trPr>
        <w:tc>
          <w:tcPr>
            <w:tcW w:type="dxa" w:w="1900"/>
            <w:shd w:fill="F2F7FC" w:color="auto" w:val="clear"/>
            <w:tcMar>
              <w:top w:type="dxa" w:w="45"/>
              <w:left w:type="dxa" w:w="95"/>
              <w:bottom w:type="dxa" w:w="45"/>
              <w:right w:type="dxa" w:w="95"/>
            </w:tcMar>
            <w:vAlign w:val="center"/>
          </w:tcPr>
          <w:p>
            <w:pPr>
              <w:pStyle w:val="TableCellText"/>
              <w:keepNext w:val="false"/>
              <w:jc w:val="left"/>
            </w:pPr>
            <w:r>
              <w:t xml:space="preserve">형식 커버리지</w:t>
            </w:r>
          </w:p>
        </w:tc>
        <w:tc>
          <w:tcPr>
            <w:tcW w:type="dxa" w:w="2700"/>
            <w:shd w:fill="F2F7FC" w:color="auto" w:val="clear"/>
            <w:tcMar>
              <w:top w:type="dxa" w:w="45"/>
              <w:left w:type="dxa" w:w="95"/>
              <w:bottom w:type="dxa" w:w="45"/>
              <w:right w:type="dxa" w:w="95"/>
            </w:tcMar>
            <w:vAlign w:val="center"/>
          </w:tcPr>
          <w:p>
            <w:pPr>
              <w:pStyle w:val="TableCellText"/>
              <w:keepNext w:val="false"/>
              <w:jc w:val="left"/>
            </w:pPr>
            <w:r>
              <w:t xml:space="preserve">매우 넓음 (레거시 포함)</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변환기 품질에 종속</w:t>
            </w:r>
          </w:p>
        </w:tc>
        <w:tc>
          <w:tcPr>
            <w:tcW w:type="dxa" w:w="2800"/>
            <w:shd w:fill="F2F7FC" w:color="auto" w:val="clear"/>
            <w:tcMar>
              <w:top w:type="dxa" w:w="45"/>
              <w:left w:type="dxa" w:w="95"/>
              <w:bottom w:type="dxa" w:w="45"/>
              <w:right w:type="dxa" w:w="95"/>
            </w:tcMar>
            <w:vAlign w:val="center"/>
          </w:tcPr>
          <w:p>
            <w:pPr>
              <w:pStyle w:val="TableCellText"/>
              <w:keepNext w:val="false"/>
              <w:jc w:val="left"/>
            </w:pPr>
            <w:r>
              <w:t xml:space="preserve">넓음</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DOCX · PPTX · XLSX</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데이터 외부 반출</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없음</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없음</w:t>
            </w:r>
          </w:p>
        </w:tc>
        <w:tc>
          <w:tcPr>
            <w:tcW w:type="dxa" w:w="2800"/>
            <w:shd w:fill="FFFFFF" w:color="auto" w:val="clear"/>
            <w:tcMar>
              <w:top w:type="dxa" w:w="45"/>
              <w:left w:type="dxa" w:w="95"/>
              <w:bottom w:type="dxa" w:w="45"/>
              <w:right w:type="dxa" w:w="95"/>
            </w:tcMar>
            <w:vAlign w:val="center"/>
          </w:tcPr>
          <w:p>
            <w:pPr>
              <w:pStyle w:val="TableCellText"/>
              <w:keepNext w:val="false"/>
              <w:jc w:val="left"/>
            </w:pPr>
            <w:r>
              <w:t xml:space="preserve">SaaS는 발생</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없음</w:t>
            </w:r>
          </w:p>
        </w:tc>
      </w:tr>
      <w:tr>
        <w:trPr>
          <w:cantSplit/>
        </w:trPr>
        <w:tc>
          <w:tcPr>
            <w:tcW w:type="dxa" w:w="1900"/>
            <w:shd w:fill="F2F7FC" w:color="auto" w:val="clear"/>
            <w:tcMar>
              <w:top w:type="dxa" w:w="45"/>
              <w:left w:type="dxa" w:w="95"/>
              <w:bottom w:type="dxa" w:w="45"/>
              <w:right w:type="dxa" w:w="95"/>
            </w:tcMar>
            <w:vAlign w:val="center"/>
          </w:tcPr>
          <w:p>
            <w:pPr>
              <w:pStyle w:val="TableCellText"/>
              <w:keepNext w:val="false"/>
              <w:jc w:val="left"/>
            </w:pPr>
            <w:r>
              <w:t xml:space="preserve">브라우저 내 실행</w:t>
            </w:r>
          </w:p>
        </w:tc>
        <w:tc>
          <w:tcPr>
            <w:tcW w:type="dxa" w:w="2700"/>
            <w:shd w:fill="F2F7FC" w:color="auto" w:val="clear"/>
            <w:tcMar>
              <w:top w:type="dxa" w:w="45"/>
              <w:left w:type="dxa" w:w="95"/>
              <w:bottom w:type="dxa" w:w="45"/>
              <w:right w:type="dxa" w:w="95"/>
            </w:tcMar>
            <w:vAlign w:val="center"/>
          </w:tcPr>
          <w:p>
            <w:pPr>
              <w:pStyle w:val="TableCellText"/>
              <w:keepNext w:val="false"/>
              <w:jc w:val="left"/>
            </w:pPr>
            <w:r>
              <w:t xml:space="preserve">불가</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부분적</w:t>
            </w:r>
          </w:p>
        </w:tc>
        <w:tc>
          <w:tcPr>
            <w:tcW w:type="dxa" w:w="2800"/>
            <w:shd w:fill="F2F7FC" w:color="auto" w:val="clear"/>
            <w:tcMar>
              <w:top w:type="dxa" w:w="45"/>
              <w:left w:type="dxa" w:w="95"/>
              <w:bottom w:type="dxa" w:w="45"/>
              <w:right w:type="dxa" w:w="95"/>
            </w:tcMar>
            <w:vAlign w:val="center"/>
          </w:tcPr>
          <w:p>
            <w:pPr>
              <w:pStyle w:val="TableCellText"/>
              <w:keepNext w:val="false"/>
              <w:jc w:val="left"/>
            </w:pPr>
            <w:r>
              <w:t xml:space="preserve">일부 제공</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가능 (WASM)</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오류 진단 방식</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종료 코드 · 로그 파싱</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브라우저 로그</w:t>
            </w:r>
          </w:p>
        </w:tc>
        <w:tc>
          <w:tcPr>
            <w:tcW w:type="dxa" w:w="2800"/>
            <w:shd w:fill="FFFFFF" w:color="auto" w:val="clear"/>
            <w:tcMar>
              <w:top w:type="dxa" w:w="45"/>
              <w:left w:type="dxa" w:w="95"/>
              <w:bottom w:type="dxa" w:w="45"/>
              <w:right w:type="dxa" w:w="95"/>
            </w:tcMar>
            <w:vAlign w:val="center"/>
          </w:tcPr>
          <w:p>
            <w:pPr>
              <w:pStyle w:val="TableCellText"/>
              <w:keepNext w:val="false"/>
              <w:jc w:val="left"/>
            </w:pPr>
            <w:r>
              <w:t xml:space="preserve">제공 API에 종속</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타입 지정 오류 · 구조화 경고</w:t>
            </w:r>
          </w:p>
        </w:tc>
      </w:tr>
      <w:tr>
        <w:trPr>
          <w:cantSplit/>
        </w:trPr>
        <w:tc>
          <w:tcPr>
            <w:tcW w:type="dxa" w:w="1900"/>
            <w:shd w:fill="F2F7FC" w:color="auto" w:val="clear"/>
            <w:tcMar>
              <w:top w:type="dxa" w:w="45"/>
              <w:left w:type="dxa" w:w="95"/>
              <w:bottom w:type="dxa" w:w="45"/>
              <w:right w:type="dxa" w:w="95"/>
            </w:tcMar>
            <w:vAlign w:val="center"/>
          </w:tcPr>
          <w:p>
            <w:pPr>
              <w:pStyle w:val="TableCellText"/>
              <w:keepNext w:val="false"/>
              <w:jc w:val="left"/>
            </w:pPr>
            <w:r>
              <w:t xml:space="preserve">라이선스</w:t>
            </w:r>
          </w:p>
        </w:tc>
        <w:tc>
          <w:tcPr>
            <w:tcW w:type="dxa" w:w="2700"/>
            <w:shd w:fill="F2F7FC" w:color="auto" w:val="clear"/>
            <w:tcMar>
              <w:top w:type="dxa" w:w="45"/>
              <w:left w:type="dxa" w:w="95"/>
              <w:bottom w:type="dxa" w:w="45"/>
              <w:right w:type="dxa" w:w="95"/>
            </w:tcMar>
            <w:vAlign w:val="center"/>
          </w:tcPr>
          <w:p>
            <w:pPr>
              <w:pStyle w:val="TableCellText"/>
              <w:keepNext w:val="false"/>
              <w:jc w:val="left"/>
            </w:pPr>
            <w:r>
              <w:t xml:space="preserve">MPL 2.0 등</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구성 요소별 상이</w:t>
            </w:r>
          </w:p>
        </w:tc>
        <w:tc>
          <w:tcPr>
            <w:tcW w:type="dxa" w:w="2800"/>
            <w:shd w:fill="F2F7FC" w:color="auto" w:val="clear"/>
            <w:tcMar>
              <w:top w:type="dxa" w:w="45"/>
              <w:left w:type="dxa" w:w="95"/>
              <w:bottom w:type="dxa" w:w="45"/>
              <w:right w:type="dxa" w:w="95"/>
            </w:tcMar>
            <w:vAlign w:val="center"/>
          </w:tcPr>
          <w:p>
            <w:pPr>
              <w:pStyle w:val="TableCellText"/>
              <w:keepNext w:val="false"/>
              <w:jc w:val="left"/>
            </w:pPr>
            <w:r>
              <w:t xml:space="preserve">상용 계약</w:t>
            </w:r>
          </w:p>
        </w:tc>
        <w:tc>
          <w:tcPr>
            <w:tcW w:type="dxa" w:w="3200"/>
            <w:shd w:fill="F2F7FC" w:color="auto" w:val="clear"/>
            <w:tcMar>
              <w:top w:type="dxa" w:w="45"/>
              <w:left w:type="dxa" w:w="95"/>
              <w:bottom w:type="dxa" w:w="45"/>
              <w:right w:type="dxa" w:w="95"/>
            </w:tcMar>
            <w:vAlign w:val="center"/>
          </w:tcPr>
          <w:p>
            <w:pPr>
              <w:pStyle w:val="TableCellText"/>
              <w:keepNext w:val="false"/>
              <w:jc w:val="left"/>
            </w:pPr>
            <w:r>
              <w:t xml:space="preserve">Apache 2.0</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left"/>
            </w:pPr>
            <w:r>
              <w:t xml:space="preserve">운영 부담</w:t>
            </w:r>
          </w:p>
        </w:tc>
        <w:tc>
          <w:tcPr>
            <w:tcW w:type="dxa" w:w="2700"/>
            <w:shd w:fill="FFFFFF" w:color="auto" w:val="clear"/>
            <w:tcMar>
              <w:top w:type="dxa" w:w="45"/>
              <w:left w:type="dxa" w:w="95"/>
              <w:bottom w:type="dxa" w:w="45"/>
              <w:right w:type="dxa" w:w="95"/>
            </w:tcMar>
            <w:vAlign w:val="center"/>
          </w:tcPr>
          <w:p>
            <w:pPr>
              <w:pStyle w:val="TableCellText"/>
              <w:keepNext w:val="false"/>
              <w:jc w:val="left"/>
            </w:pPr>
            <w:r>
              <w:t xml:space="preserve">높음 (프로필 · 좀비 프로세스)</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높음</w:t>
            </w:r>
          </w:p>
        </w:tc>
        <w:tc>
          <w:tcPr>
            <w:tcW w:type="dxa" w:w="2800"/>
            <w:shd w:fill="FFFFFF" w:color="auto" w:val="clear"/>
            <w:tcMar>
              <w:top w:type="dxa" w:w="45"/>
              <w:left w:type="dxa" w:w="95"/>
              <w:bottom w:type="dxa" w:w="45"/>
              <w:right w:type="dxa" w:w="95"/>
            </w:tcMar>
            <w:vAlign w:val="center"/>
          </w:tcPr>
          <w:p>
            <w:pPr>
              <w:pStyle w:val="TableCellText"/>
              <w:keepNext w:val="false"/>
              <w:jc w:val="left"/>
            </w:pPr>
            <w:r>
              <w:t xml:space="preserve">낮음 (비용 발생)</w:t>
            </w:r>
          </w:p>
        </w:tc>
        <w:tc>
          <w:tcPr>
            <w:tcW w:type="dxa" w:w="3200"/>
            <w:shd w:fill="FFFFFF" w:color="auto" w:val="clear"/>
            <w:tcMar>
              <w:top w:type="dxa" w:w="45"/>
              <w:left w:type="dxa" w:w="95"/>
              <w:bottom w:type="dxa" w:w="45"/>
              <w:right w:type="dxa" w:w="95"/>
            </w:tcMar>
            <w:vAlign w:val="center"/>
          </w:tcPr>
          <w:p>
            <w:pPr>
              <w:pStyle w:val="TableCellText"/>
              <w:keepNext w:val="false"/>
              <w:jc w:val="left"/>
            </w:pPr>
            <w:r>
              <w:t xml:space="preserve">낮음</w:t>
            </w:r>
          </w:p>
        </w:tc>
      </w:tr>
    </w:tbl>
    <w:p>
      <w:pPr>
        <w:pStyle w:val="Callout"/>
      </w:pPr>
      <w:r>
        <w:rPr>
          <w:rStyle w:val="KeyTerm"/>
        </w:rPr>
        <w:t xml:space="preserve">공정한 평가를 위한 부기: </w:t>
      </w:r>
      <w:r>
        <w:t xml:space="preserve">LibreOffice는 수십 년간 축적된 레거시 형식 지원과 렌더링 충실도에서 여전히 강점을 갖는다. 특히 .doc/.xls/.ppt 이진 형식이나 매크로가 포함된 문서를 다뤄야 한다면 여전히 유효한 선택이다. office2pdf의 우위는 OOXML 3종에 범위를 한정한 대가로 얻은 배포·운영 단순성에 있다.</w:t>
      </w:r>
    </w:p>
    <w:p>
      <w:pPr>
        <w:sectPr>
          <w:headerReference w:type="default" r:id="rId11"/>
          <w:footerReference w:type="default" r:id="rId12"/>
          <w:pgSz w:w="16838" w:h="11906" w:orient="landscape"/>
          <w:pgMar w:top="1000" w:right="1300" w:bottom="940" w:left="1300" w:header="560" w:footer="480" w:gutter="0"/>
          <w:pgNumType/>
          <w:docGrid w:linePitch="360"/>
        </w:sectPr>
      </w:pPr>
    </w:p>
    <w:p>
      <w:pPr>
        <w:pStyle w:val="Heading1"/>
      </w:pPr>
      <w:bookmarkStart w:name="ch21" w:id="120"/>
      <w:r>
        <w:t xml:space="preserve">21. 한계와 고려 사항</w:t>
      </w:r>
      <w:bookmarkEnd w:id="120"/>
    </w:p>
    <w:p>
      <w:pPr>
        <w:pStyle w:val="Heading2"/>
      </w:pPr>
      <w:r>
        <w:t xml:space="preserve">21.1 명시적 미지원 항목</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미지원 항목과 대응 방안</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300"/>
        <w:gridCol w:w="3100"/>
        <w:gridCol w:w="3600"/>
      </w:tblGrid>
      <w:tr>
        <w:trPr>
          <w:cantSplit/>
          <w:tblHeader/>
        </w:trPr>
        <w:tc>
          <w:tcPr>
            <w:tcW w:type="dxa" w:w="2300"/>
            <w:shd w:fill="1F3864" w:color="auto" w:val="clear"/>
            <w:tcMar>
              <w:top w:type="dxa" w:w="45"/>
              <w:left w:type="dxa" w:w="95"/>
              <w:bottom w:type="dxa" w:w="45"/>
              <w:right w:type="dxa" w:w="95"/>
            </w:tcMar>
            <w:vAlign w:val="center"/>
          </w:tcPr>
          <w:p>
            <w:pPr>
              <w:pStyle w:val="TableHead"/>
              <w:keepNext/>
            </w:pPr>
            <w:r>
              <w:t xml:space="preserve">항목</w:t>
            </w:r>
          </w:p>
        </w:tc>
        <w:tc>
          <w:tcPr>
            <w:tcW w:type="dxa" w:w="3100"/>
            <w:shd w:fill="1F3864" w:color="auto" w:val="clear"/>
            <w:tcMar>
              <w:top w:type="dxa" w:w="45"/>
              <w:left w:type="dxa" w:w="95"/>
              <w:bottom w:type="dxa" w:w="45"/>
              <w:right w:type="dxa" w:w="95"/>
            </w:tcMar>
            <w:vAlign w:val="center"/>
          </w:tcPr>
          <w:p>
            <w:pPr>
              <w:pStyle w:val="TableHead"/>
              <w:keepNext/>
            </w:pPr>
            <w:r>
              <w:t xml:space="preserve">현재 동작</w:t>
            </w:r>
          </w:p>
        </w:tc>
        <w:tc>
          <w:tcPr>
            <w:tcW w:type="dxa" w:w="3600"/>
            <w:shd w:fill="1F3864" w:color="auto" w:val="clear"/>
            <w:tcMar>
              <w:top w:type="dxa" w:w="45"/>
              <w:left w:type="dxa" w:w="95"/>
              <w:bottom w:type="dxa" w:w="45"/>
              <w:right w:type="dxa" w:w="95"/>
            </w:tcMar>
            <w:vAlign w:val="center"/>
          </w:tcPr>
          <w:p>
            <w:pPr>
              <w:pStyle w:val="TableHead"/>
              <w:keepNext/>
            </w:pPr>
            <w:r>
              <w:t xml:space="preserve">대응 방안</w:t>
            </w:r>
          </w:p>
        </w:tc>
      </w:tr>
      <w:tr>
        <w:trPr>
          <w:cantSplit/>
        </w:trPr>
        <w:tc>
          <w:tcPr>
            <w:tcW w:type="dxa" w:w="2300"/>
            <w:shd w:fill="F2F7FC" w:color="auto" w:val="clear"/>
            <w:tcMar>
              <w:top w:type="dxa" w:w="45"/>
              <w:left w:type="dxa" w:w="95"/>
              <w:bottom w:type="dxa" w:w="45"/>
              <w:right w:type="dxa" w:w="95"/>
            </w:tcMar>
            <w:vAlign w:val="center"/>
          </w:tcPr>
          <w:p>
            <w:pPr>
              <w:pStyle w:val="TableCellText"/>
              <w:keepNext/>
              <w:jc w:val="left"/>
            </w:pPr>
            <w:r>
              <w:t xml:space="preserve">암호 보호 문서</w:t>
            </w:r>
          </w:p>
        </w:tc>
        <w:tc>
          <w:tcPr>
            <w:tcW w:type="dxa" w:w="3100"/>
            <w:shd w:fill="F2F7FC" w:color="auto" w:val="clear"/>
            <w:tcMar>
              <w:top w:type="dxa" w:w="45"/>
              <w:left w:type="dxa" w:w="95"/>
              <w:bottom w:type="dxa" w:w="45"/>
              <w:right w:type="dxa" w:w="95"/>
            </w:tcMar>
            <w:vAlign w:val="center"/>
          </w:tcPr>
          <w:p>
            <w:pPr>
              <w:pStyle w:val="TableCellText"/>
              <w:keepNext/>
              <w:jc w:val="left"/>
            </w:pPr>
            <w:r>
              <w:rPr>
                <w:rStyle w:val="InlineCode"/>
              </w:rPr>
              <w:t xml:space="preserve">UnsupportedEncryption</w:t>
            </w:r>
            <w:r>
              <w:t xml:space="preserve"> 오류 반환</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변환 전 복호화 단계를 별도로 배치</w:t>
            </w:r>
          </w:p>
        </w:tc>
      </w:tr>
      <w:tr>
        <w:trPr>
          <w:cantSplit/>
        </w:trPr>
        <w:tc>
          <w:tcPr>
            <w:tcW w:type="dxa" w:w="2300"/>
            <w:shd w:fill="FFFFFF" w:color="auto" w:val="clear"/>
            <w:tcMar>
              <w:top w:type="dxa" w:w="45"/>
              <w:left w:type="dxa" w:w="95"/>
              <w:bottom w:type="dxa" w:w="45"/>
              <w:right w:type="dxa" w:w="95"/>
            </w:tcMar>
            <w:vAlign w:val="center"/>
          </w:tcPr>
          <w:p>
            <w:pPr>
              <w:pStyle w:val="TableCellText"/>
              <w:keepNext/>
              <w:jc w:val="left"/>
            </w:pPr>
            <w:r>
              <w:t xml:space="preserve">레거시 이진 형식(.doc/.xls/.ppt)</w:t>
            </w:r>
          </w:p>
        </w:tc>
        <w:tc>
          <w:tcPr>
            <w:tcW w:type="dxa" w:w="3100"/>
            <w:shd w:fill="FFFFFF" w:color="auto" w:val="clear"/>
            <w:tcMar>
              <w:top w:type="dxa" w:w="45"/>
              <w:left w:type="dxa" w:w="95"/>
              <w:bottom w:type="dxa" w:w="45"/>
              <w:right w:type="dxa" w:w="95"/>
            </w:tcMar>
            <w:vAlign w:val="center"/>
          </w:tcPr>
          <w:p>
            <w:pPr>
              <w:pStyle w:val="TableCellText"/>
              <w:keepNext/>
              <w:jc w:val="left"/>
            </w:pPr>
            <w:r>
              <w:t xml:space="preserve">OLE2 판정으로 차단</w:t>
            </w:r>
          </w:p>
        </w:tc>
        <w:tc>
          <w:tcPr>
            <w:tcW w:type="dxa" w:w="3600"/>
            <w:shd w:fill="FFFFFF" w:color="auto" w:val="clear"/>
            <w:tcMar>
              <w:top w:type="dxa" w:w="45"/>
              <w:left w:type="dxa" w:w="95"/>
              <w:bottom w:type="dxa" w:w="45"/>
              <w:right w:type="dxa" w:w="95"/>
            </w:tcMar>
            <w:vAlign w:val="center"/>
          </w:tcPr>
          <w:p>
            <w:pPr>
              <w:pStyle w:val="TableCellText"/>
              <w:keepNext/>
              <w:jc w:val="left"/>
            </w:pPr>
            <w:r>
              <w:t xml:space="preserve">사전에 OOXML로 변환 후 투입</w:t>
            </w:r>
          </w:p>
        </w:tc>
      </w:tr>
      <w:tr>
        <w:trPr>
          <w:cantSplit/>
        </w:trPr>
        <w:tc>
          <w:tcPr>
            <w:tcW w:type="dxa" w:w="2300"/>
            <w:shd w:fill="F2F7FC" w:color="auto" w:val="clear"/>
            <w:tcMar>
              <w:top w:type="dxa" w:w="45"/>
              <w:left w:type="dxa" w:w="95"/>
              <w:bottom w:type="dxa" w:w="45"/>
              <w:right w:type="dxa" w:w="95"/>
            </w:tcMar>
            <w:vAlign w:val="center"/>
          </w:tcPr>
          <w:p>
            <w:pPr>
              <w:pStyle w:val="TableCellText"/>
              <w:keepNext/>
              <w:jc w:val="left"/>
            </w:pPr>
            <w:r>
              <w:t xml:space="preserve">매크로 실행 결과</w:t>
            </w:r>
          </w:p>
        </w:tc>
        <w:tc>
          <w:tcPr>
            <w:tcW w:type="dxa" w:w="3100"/>
            <w:shd w:fill="F2F7FC" w:color="auto" w:val="clear"/>
            <w:tcMar>
              <w:top w:type="dxa" w:w="45"/>
              <w:left w:type="dxa" w:w="95"/>
              <w:bottom w:type="dxa" w:w="45"/>
              <w:right w:type="dxa" w:w="95"/>
            </w:tcMar>
            <w:vAlign w:val="center"/>
          </w:tcPr>
          <w:p>
            <w:pPr>
              <w:pStyle w:val="TableCellText"/>
              <w:keepNext/>
              <w:jc w:val="left"/>
            </w:pPr>
            <w:r>
              <w:t xml:space="preserve">정적 내용만 변환</w:t>
            </w:r>
          </w:p>
        </w:tc>
        <w:tc>
          <w:tcPr>
            <w:tcW w:type="dxa" w:w="3600"/>
            <w:shd w:fill="F2F7FC" w:color="auto" w:val="clear"/>
            <w:tcMar>
              <w:top w:type="dxa" w:w="45"/>
              <w:left w:type="dxa" w:w="95"/>
              <w:bottom w:type="dxa" w:w="45"/>
              <w:right w:type="dxa" w:w="95"/>
            </w:tcMar>
            <w:vAlign w:val="center"/>
          </w:tcPr>
          <w:p>
            <w:pPr>
              <w:pStyle w:val="TableCellText"/>
              <w:keepNext/>
              <w:jc w:val="left"/>
            </w:pPr>
            <w:r>
              <w:t xml:space="preserve">매크로 산출물을 확정한 파일을 투입</w:t>
            </w:r>
          </w:p>
        </w:tc>
      </w:tr>
      <w:tr>
        <w:trPr>
          <w:cantSplit/>
        </w:trPr>
        <w:tc>
          <w:tcPr>
            <w:tcW w:type="dxa" w:w="2300"/>
            <w:shd w:fill="FFFFFF" w:color="auto" w:val="clear"/>
            <w:tcMar>
              <w:top w:type="dxa" w:w="45"/>
              <w:left w:type="dxa" w:w="95"/>
              <w:bottom w:type="dxa" w:w="45"/>
              <w:right w:type="dxa" w:w="95"/>
            </w:tcMar>
            <w:vAlign w:val="center"/>
          </w:tcPr>
          <w:p>
            <w:pPr>
              <w:pStyle w:val="TableCellText"/>
              <w:keepNext w:val="false"/>
              <w:jc w:val="left"/>
            </w:pPr>
            <w:r>
              <w:t xml:space="preserve">OOXML 전체 명세</w:t>
            </w:r>
          </w:p>
        </w:tc>
        <w:tc>
          <w:tcPr>
            <w:tcW w:type="dxa" w:w="3100"/>
            <w:shd w:fill="FFFFFF" w:color="auto" w:val="clear"/>
            <w:tcMar>
              <w:top w:type="dxa" w:w="45"/>
              <w:left w:type="dxa" w:w="95"/>
              <w:bottom w:type="dxa" w:w="45"/>
              <w:right w:type="dxa" w:w="95"/>
            </w:tcMar>
            <w:vAlign w:val="center"/>
          </w:tcPr>
          <w:p>
            <w:pPr>
              <w:pStyle w:val="TableCellText"/>
              <w:keepNext w:val="false"/>
              <w:jc w:val="left"/>
            </w:pPr>
            <w:r>
              <w:t xml:space="preserve">널리 쓰이는 요소 중심 지원</w:t>
            </w:r>
          </w:p>
        </w:tc>
        <w:tc>
          <w:tcPr>
            <w:tcW w:type="dxa" w:w="3600"/>
            <w:shd w:fill="FFFFFF" w:color="auto" w:val="clear"/>
            <w:tcMar>
              <w:top w:type="dxa" w:w="45"/>
              <w:left w:type="dxa" w:w="95"/>
              <w:bottom w:type="dxa" w:w="45"/>
              <w:right w:type="dxa" w:w="95"/>
            </w:tcMar>
            <w:vAlign w:val="center"/>
          </w:tcPr>
          <w:p>
            <w:pPr>
              <w:pStyle w:val="TableCellText"/>
              <w:keepNext w:val="false"/>
              <w:jc w:val="left"/>
            </w:pPr>
            <w:r>
              <w:t xml:space="preserve">경고 목록으로 손실 요소 식별</w:t>
            </w:r>
          </w:p>
        </w:tc>
      </w:tr>
    </w:tbl>
    <w:p>
      <w:pPr>
        <w:pStyle w:val="Heading2"/>
      </w:pPr>
      <w:r>
        <w:t xml:space="preserve">21.2 성숙도 관점의 현실적 판단</w:t>
      </w:r>
    </w:p>
    <w:p>
      <w:r>
        <w:t xml:space="preserve">이 프로젝트는 활발히 개발되는 중이며, 릴리스 간격이 짧고 결함 수정 이력이 빠르게 축적되고 있다. 이는 개선 속도가 빠르다는 긍정 신호이면서, 동시에 </w:t>
      </w:r>
      <w:r>
        <w:rPr>
          <w:rStyle w:val="KeyTerm"/>
        </w:rPr>
        <w:t xml:space="preserve">버전 고정과 회귀 검증 절차</w:t>
      </w:r>
      <w:r>
        <w:t xml:space="preserve">가 도입 측에도 필요하다는 의미다. 다음 관행을 권고한다.</w:t>
      </w:r>
    </w:p>
    <w:p>
      <w:pPr>
        <w:pStyle w:val="ListParagraph"/>
        <w:numPr>
          <w:ilvl w:val="0"/>
          <w:numId w:val="17"/>
        </w:numPr>
      </w:pPr>
      <w:r>
        <w:t xml:space="preserve">의존성 버전을 정확히 고정하고 업그레이드 시 자체 문서 표본으로 회귀 검증한다.</w:t>
      </w:r>
    </w:p>
    <w:p>
      <w:pPr>
        <w:pStyle w:val="ListParagraph"/>
        <w:numPr>
          <w:ilvl w:val="0"/>
          <w:numId w:val="17"/>
        </w:numPr>
      </w:pPr>
      <w:r>
        <w:t xml:space="preserve">변환 경고를 로그가 아닌 지표로 수집해 손실 요소의 추이를 관찰한다.</w:t>
      </w:r>
    </w:p>
    <w:p>
      <w:pPr>
        <w:pStyle w:val="ListParagraph"/>
        <w:numPr>
          <w:ilvl w:val="0"/>
          <w:numId w:val="17"/>
        </w:numPr>
      </w:pPr>
      <w:r>
        <w:t xml:space="preserve">업무상 중요한 문서 유형을 대표하는 골든 표본 집합을 자체적으로 유지한다.</w:t>
      </w:r>
    </w:p>
    <w:p>
      <w:pPr>
        <w:pStyle w:val="ListParagraph"/>
        <w:numPr>
          <w:ilvl w:val="0"/>
          <w:numId w:val="17"/>
        </w:numPr>
      </w:pPr>
      <w:r>
        <w:t xml:space="preserve">결함 발견 시 재현 파일과 함께 상류 저장소에 보고해 수정 이력에 편입시킨다.</w:t>
      </w:r>
    </w:p>
    <w:p>
      <w:pPr>
        <w:pStyle w:val="Heading2"/>
      </w:pPr>
      <w:r>
        <w:t xml:space="preserve">21.3 기여 접점</w:t>
      </w:r>
    </w:p>
    <w:p>
      <w:r>
        <w:t xml:space="preserve">저장소는 시각 변경을 포함하는 기여에 대한 규약과 기여자 PR 수용 기준을 문서로 관리하고, 이를 CI에서 강제한다. 기여를 고려한다면 다음 문서를 먼저 확인하는 것이 효율적이다.</w:t>
      </w:r>
    </w:p>
    <w:p>
      <w:pPr>
        <w:pStyle w:val="ListParagraph"/>
        <w:numPr>
          <w:ilvl w:val="0"/>
          <w:numId w:val="18"/>
        </w:numPr>
      </w:pPr>
      <w:r>
        <w:rPr>
          <w:rStyle w:val="InlineCode"/>
        </w:rPr>
        <w:t xml:space="preserve">AGENTS.md</w:t>
      </w:r>
      <w:r>
        <w:t xml:space="preserve"> · </w:t>
      </w:r>
      <w:r>
        <w:rPr>
          <w:rStyle w:val="InlineCode"/>
        </w:rPr>
        <w:t xml:space="preserve">CLAUDE.md</w:t>
      </w:r>
      <w:r>
        <w:t xml:space="preserve"> — 자동화 도구를 포함한 작업 규약</w:t>
      </w:r>
    </w:p>
    <w:p>
      <w:pPr>
        <w:pStyle w:val="ListParagraph"/>
        <w:numPr>
          <w:ilvl w:val="0"/>
          <w:numId w:val="18"/>
        </w:numPr>
      </w:pPr>
      <w:r>
        <w:rPr>
          <w:rStyle w:val="InlineCode"/>
        </w:rPr>
        <w:t xml:space="preserve">METHODOLOGY.md</w:t>
      </w:r>
      <w:r>
        <w:t xml:space="preserve"> — 개발 원칙</w:t>
      </w:r>
    </w:p>
    <w:p>
      <w:pPr>
        <w:pStyle w:val="ListParagraph"/>
        <w:numPr>
          <w:ilvl w:val="0"/>
          <w:numId w:val="18"/>
        </w:numPr>
      </w:pPr>
      <w:r>
        <w:rPr>
          <w:rStyle w:val="InlineCode"/>
        </w:rPr>
        <w:t xml:space="preserve">PRD.md</w:t>
      </w:r>
      <w:r>
        <w:t xml:space="preserve"> — 제품 요구 정의</w:t>
      </w:r>
    </w:p>
    <w:p>
      <w:pPr>
        <w:pStyle w:val="ListParagraph"/>
        <w:numPr>
          <w:ilvl w:val="0"/>
          <w:numId w:val="18"/>
        </w:numPr>
      </w:pPr>
      <w:r>
        <w:rPr>
          <w:rStyle w:val="InlineCode"/>
        </w:rPr>
        <w:t xml:space="preserve">PPTX_FONT_RESOLUTION.md</w:t>
      </w:r>
      <w:r>
        <w:t xml:space="preserve"> — PPTX 폰트 해상 상세 설계</w:t>
      </w:r>
    </w:p>
    <w:p>
      <w:pPr>
        <w:pStyle w:val="ListParagraph"/>
        <w:numPr>
          <w:ilvl w:val="0"/>
          <w:numId w:val="18"/>
        </w:numPr>
      </w:pPr>
      <w:r>
        <w:rPr>
          <w:rStyle w:val="InlineCode"/>
        </w:rPr>
        <w:t xml:space="preserve">RELEASING.md</w:t>
      </w:r>
      <w:r>
        <w:t xml:space="preserve"> — 릴리스 절차</w:t>
      </w:r>
    </w:p>
    <w:p>
      <w:pPr>
        <w:pStyle w:val="ListParagraph"/>
        <w:numPr>
          <w:ilvl w:val="0"/>
          <w:numId w:val="18"/>
        </w:numPr>
      </w:pPr>
      <w:r>
        <w:rPr>
          <w:rStyle w:val="InlineCode"/>
        </w:rPr>
        <w:t xml:space="preserve">tests/fixtures/contributor-pr-acceptance.md</w:t>
      </w:r>
      <w:r>
        <w:t xml:space="preserve"> — 기여 PR 수용 기준</w:t>
      </w:r>
    </w:p>
    <w:p>
      <w:pPr>
        <w:pStyle w:val="Heading1"/>
      </w:pPr>
      <w:bookmarkStart w:name="ch22" w:id="121"/>
      <w:r>
        <w:t xml:space="preserve">22. 라이선스와 배포</w:t>
      </w:r>
      <w:bookmarkEnd w:id="121"/>
    </w:p>
    <w:p>
      <w:pPr>
        <w:pStyle w:val="Heading2"/>
      </w:pPr>
      <w:r>
        <w:t xml:space="preserve">22.1 라이선스</w:t>
      </w:r>
    </w:p>
    <w:p>
      <w:r>
        <w:t xml:space="preserve">office2pdf는 </w:t>
      </w:r>
      <w:r>
        <w:rPr>
          <w:rStyle w:val="KeyTerm"/>
        </w:rPr>
        <w:t xml:space="preserve">Apache License, Version 2.0</w:t>
      </w:r>
      <w:r>
        <w:t xml:space="preserve"> 하에 배포된다. 주요 함의는 다음과 같다.</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Apache 2.0 라이선스 주요 조건</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600"/>
        <w:gridCol w:w="6400"/>
      </w:tblGrid>
      <w:tr>
        <w:trPr>
          <w:cantSplit/>
          <w:tblHeader/>
        </w:trPr>
        <w:tc>
          <w:tcPr>
            <w:tcW w:type="dxa" w:w="2600"/>
            <w:shd w:fill="1F3864" w:color="auto" w:val="clear"/>
            <w:tcMar>
              <w:top w:type="dxa" w:w="45"/>
              <w:left w:type="dxa" w:w="95"/>
              <w:bottom w:type="dxa" w:w="45"/>
              <w:right w:type="dxa" w:w="95"/>
            </w:tcMar>
            <w:vAlign w:val="center"/>
          </w:tcPr>
          <w:p>
            <w:pPr>
              <w:pStyle w:val="TableHead"/>
              <w:keepNext/>
            </w:pPr>
            <w:r>
              <w:t xml:space="preserve">조건</w:t>
            </w:r>
          </w:p>
        </w:tc>
        <w:tc>
          <w:tcPr>
            <w:tcW w:type="dxa" w:w="6400"/>
            <w:shd w:fill="1F3864" w:color="auto" w:val="clear"/>
            <w:tcMar>
              <w:top w:type="dxa" w:w="45"/>
              <w:left w:type="dxa" w:w="95"/>
              <w:bottom w:type="dxa" w:w="45"/>
              <w:right w:type="dxa" w:w="95"/>
            </w:tcMar>
            <w:vAlign w:val="center"/>
          </w:tcPr>
          <w:p>
            <w:pPr>
              <w:pStyle w:val="TableHead"/>
              <w:keepNext/>
            </w:pPr>
            <w:r>
              <w:t xml:space="preserve">내용</w:t>
            </w:r>
          </w:p>
        </w:tc>
      </w:tr>
      <w:tr>
        <w:trPr>
          <w:cantSplit/>
        </w:trPr>
        <w:tc>
          <w:tcPr>
            <w:tcW w:type="dxa" w:w="2600"/>
            <w:shd w:fill="F2F7FC" w:color="auto" w:val="clear"/>
            <w:tcMar>
              <w:top w:type="dxa" w:w="45"/>
              <w:left w:type="dxa" w:w="95"/>
              <w:bottom w:type="dxa" w:w="45"/>
              <w:right w:type="dxa" w:w="95"/>
            </w:tcMar>
            <w:vAlign w:val="center"/>
          </w:tcPr>
          <w:p>
            <w:pPr>
              <w:pStyle w:val="TableCellText"/>
              <w:keepNext/>
              <w:jc w:val="left"/>
            </w:pPr>
            <w:r>
              <w:t xml:space="preserve">상업적 사용</w:t>
            </w:r>
          </w:p>
        </w:tc>
        <w:tc>
          <w:tcPr>
            <w:tcW w:type="dxa" w:w="6400"/>
            <w:shd w:fill="F2F7FC" w:color="auto" w:val="clear"/>
            <w:tcMar>
              <w:top w:type="dxa" w:w="45"/>
              <w:left w:type="dxa" w:w="95"/>
              <w:bottom w:type="dxa" w:w="45"/>
              <w:right w:type="dxa" w:w="95"/>
            </w:tcMar>
            <w:vAlign w:val="center"/>
          </w:tcPr>
          <w:p>
            <w:pPr>
              <w:pStyle w:val="TableCellText"/>
              <w:keepNext/>
              <w:jc w:val="left"/>
            </w:pPr>
            <w:r>
              <w:t xml:space="preserve">허용. 사용료 없음</w:t>
            </w:r>
          </w:p>
        </w:tc>
      </w:tr>
      <w:tr>
        <w:trPr>
          <w:cantSplit/>
        </w:trPr>
        <w:tc>
          <w:tcPr>
            <w:tcW w:type="dxa" w:w="2600"/>
            <w:shd w:fill="FFFFFF" w:color="auto" w:val="clear"/>
            <w:tcMar>
              <w:top w:type="dxa" w:w="45"/>
              <w:left w:type="dxa" w:w="95"/>
              <w:bottom w:type="dxa" w:w="45"/>
              <w:right w:type="dxa" w:w="95"/>
            </w:tcMar>
            <w:vAlign w:val="center"/>
          </w:tcPr>
          <w:p>
            <w:pPr>
              <w:pStyle w:val="TableCellText"/>
              <w:keepNext/>
              <w:jc w:val="left"/>
            </w:pPr>
            <w:r>
              <w:t xml:space="preserve">수정 및 배포</w:t>
            </w:r>
          </w:p>
        </w:tc>
        <w:tc>
          <w:tcPr>
            <w:tcW w:type="dxa" w:w="6400"/>
            <w:shd w:fill="FFFFFF" w:color="auto" w:val="clear"/>
            <w:tcMar>
              <w:top w:type="dxa" w:w="45"/>
              <w:left w:type="dxa" w:w="95"/>
              <w:bottom w:type="dxa" w:w="45"/>
              <w:right w:type="dxa" w:w="95"/>
            </w:tcMar>
            <w:vAlign w:val="center"/>
          </w:tcPr>
          <w:p>
            <w:pPr>
              <w:pStyle w:val="TableCellText"/>
              <w:keepNext/>
              <w:jc w:val="left"/>
            </w:pPr>
            <w:r>
              <w:t xml:space="preserve">허용. 변경 사실 고지 필요</w:t>
            </w:r>
          </w:p>
        </w:tc>
      </w:tr>
      <w:tr>
        <w:trPr>
          <w:cantSplit/>
        </w:trPr>
        <w:tc>
          <w:tcPr>
            <w:tcW w:type="dxa" w:w="2600"/>
            <w:shd w:fill="F2F7FC" w:color="auto" w:val="clear"/>
            <w:tcMar>
              <w:top w:type="dxa" w:w="45"/>
              <w:left w:type="dxa" w:w="95"/>
              <w:bottom w:type="dxa" w:w="45"/>
              <w:right w:type="dxa" w:w="95"/>
            </w:tcMar>
            <w:vAlign w:val="center"/>
          </w:tcPr>
          <w:p>
            <w:pPr>
              <w:pStyle w:val="TableCellText"/>
              <w:keepNext/>
              <w:jc w:val="left"/>
            </w:pPr>
            <w:r>
              <w:t xml:space="preserve">사유 소프트웨어 결합</w:t>
            </w:r>
          </w:p>
        </w:tc>
        <w:tc>
          <w:tcPr>
            <w:tcW w:type="dxa" w:w="6400"/>
            <w:shd w:fill="F2F7FC" w:color="auto" w:val="clear"/>
            <w:tcMar>
              <w:top w:type="dxa" w:w="45"/>
              <w:left w:type="dxa" w:w="95"/>
              <w:bottom w:type="dxa" w:w="45"/>
              <w:right w:type="dxa" w:w="95"/>
            </w:tcMar>
            <w:vAlign w:val="center"/>
          </w:tcPr>
          <w:p>
            <w:pPr>
              <w:pStyle w:val="TableCellText"/>
              <w:keepNext/>
              <w:jc w:val="left"/>
            </w:pPr>
            <w:r>
              <w:t xml:space="preserve">허용. 파생물의 소스 공개 의무 없음</w:t>
            </w:r>
          </w:p>
        </w:tc>
      </w:tr>
      <w:tr>
        <w:trPr>
          <w:cantSplit/>
        </w:trPr>
        <w:tc>
          <w:tcPr>
            <w:tcW w:type="dxa" w:w="2600"/>
            <w:shd w:fill="FFFFFF" w:color="auto" w:val="clear"/>
            <w:tcMar>
              <w:top w:type="dxa" w:w="45"/>
              <w:left w:type="dxa" w:w="95"/>
              <w:bottom w:type="dxa" w:w="45"/>
              <w:right w:type="dxa" w:w="95"/>
            </w:tcMar>
            <w:vAlign w:val="center"/>
          </w:tcPr>
          <w:p>
            <w:pPr>
              <w:pStyle w:val="TableCellText"/>
              <w:keepNext/>
              <w:jc w:val="left"/>
            </w:pPr>
            <w:r>
              <w:t xml:space="preserve">특허 조항</w:t>
            </w:r>
          </w:p>
        </w:tc>
        <w:tc>
          <w:tcPr>
            <w:tcW w:type="dxa" w:w="6400"/>
            <w:shd w:fill="FFFFFF" w:color="auto" w:val="clear"/>
            <w:tcMar>
              <w:top w:type="dxa" w:w="45"/>
              <w:left w:type="dxa" w:w="95"/>
              <w:bottom w:type="dxa" w:w="45"/>
              <w:right w:type="dxa" w:w="95"/>
            </w:tcMar>
            <w:vAlign w:val="center"/>
          </w:tcPr>
          <w:p>
            <w:pPr>
              <w:pStyle w:val="TableCellText"/>
              <w:keepNext/>
              <w:jc w:val="left"/>
            </w:pPr>
            <w:r>
              <w:t xml:space="preserve">기여자로부터 명시적 특허 사용 허락 부여</w:t>
            </w:r>
          </w:p>
        </w:tc>
      </w:tr>
      <w:tr>
        <w:trPr>
          <w:cantSplit/>
        </w:trPr>
        <w:tc>
          <w:tcPr>
            <w:tcW w:type="dxa" w:w="2600"/>
            <w:shd w:fill="F2F7FC" w:color="auto" w:val="clear"/>
            <w:tcMar>
              <w:top w:type="dxa" w:w="45"/>
              <w:left w:type="dxa" w:w="95"/>
              <w:bottom w:type="dxa" w:w="45"/>
              <w:right w:type="dxa" w:w="95"/>
            </w:tcMar>
            <w:vAlign w:val="center"/>
          </w:tcPr>
          <w:p>
            <w:pPr>
              <w:pStyle w:val="TableCellText"/>
              <w:keepNext/>
              <w:jc w:val="left"/>
            </w:pPr>
            <w:r>
              <w:t xml:space="preserve">고지 의무</w:t>
            </w:r>
          </w:p>
        </w:tc>
        <w:tc>
          <w:tcPr>
            <w:tcW w:type="dxa" w:w="6400"/>
            <w:shd w:fill="F2F7FC" w:color="auto" w:val="clear"/>
            <w:tcMar>
              <w:top w:type="dxa" w:w="45"/>
              <w:left w:type="dxa" w:w="95"/>
              <w:bottom w:type="dxa" w:w="45"/>
              <w:right w:type="dxa" w:w="95"/>
            </w:tcMar>
            <w:vAlign w:val="center"/>
          </w:tcPr>
          <w:p>
            <w:pPr>
              <w:pStyle w:val="TableCellText"/>
              <w:keepNext/>
              <w:jc w:val="left"/>
            </w:pPr>
            <w:r>
              <w:t xml:space="preserve">라이선스 사본과 저작권 고지 유지</w:t>
            </w:r>
          </w:p>
        </w:tc>
      </w:tr>
      <w:tr>
        <w:trPr>
          <w:cantSplit/>
        </w:trPr>
        <w:tc>
          <w:tcPr>
            <w:tcW w:type="dxa" w:w="2600"/>
            <w:shd w:fill="FFFFFF" w:color="auto" w:val="clear"/>
            <w:tcMar>
              <w:top w:type="dxa" w:w="45"/>
              <w:left w:type="dxa" w:w="95"/>
              <w:bottom w:type="dxa" w:w="45"/>
              <w:right w:type="dxa" w:w="95"/>
            </w:tcMar>
            <w:vAlign w:val="center"/>
          </w:tcPr>
          <w:p>
            <w:pPr>
              <w:pStyle w:val="TableCellText"/>
              <w:keepNext w:val="false"/>
              <w:jc w:val="left"/>
            </w:pPr>
            <w:r>
              <w:t xml:space="preserve">보증</w:t>
            </w:r>
          </w:p>
        </w:tc>
        <w:tc>
          <w:tcPr>
            <w:tcW w:type="dxa" w:w="6400"/>
            <w:shd w:fill="FFFFFF" w:color="auto" w:val="clear"/>
            <w:tcMar>
              <w:top w:type="dxa" w:w="45"/>
              <w:left w:type="dxa" w:w="95"/>
              <w:bottom w:type="dxa" w:w="45"/>
              <w:right w:type="dxa" w:w="95"/>
            </w:tcMar>
            <w:vAlign w:val="center"/>
          </w:tcPr>
          <w:p>
            <w:pPr>
              <w:pStyle w:val="TableCellText"/>
              <w:keepNext w:val="false"/>
              <w:jc w:val="left"/>
            </w:pPr>
            <w:r>
              <w:t xml:space="preserve">제공되지 않음 (as-is)</w:t>
            </w:r>
          </w:p>
        </w:tc>
      </w:tr>
    </w:tbl>
    <w:p>
      <w:pPr>
        <w:pStyle w:val="Callout"/>
      </w:pPr>
      <w:r>
        <w:t xml:space="preserve">Apache 2.0의 명시적 특허 허락 조항은 기업 도입 검토에서 실질적인 이점으로 평가된다. 다만 본 문서는 법률 자문이 아니며, 실제 도입 시에는 소속 조직의 법무 검토를 거치는 것이 적절하다.</w:t>
      </w:r>
    </w:p>
    <w:p>
      <w:pPr>
        <w:pStyle w:val="Heading2"/>
      </w:pPr>
      <w:r>
        <w:t xml:space="preserve">22.2 배포 채널</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배포 채널</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2000"/>
        <w:gridCol w:w="2400"/>
        <w:gridCol w:w="4600"/>
      </w:tblGrid>
      <w:tr>
        <w:trPr>
          <w:cantSplit/>
          <w:tblHeader/>
        </w:trPr>
        <w:tc>
          <w:tcPr>
            <w:tcW w:type="dxa" w:w="2000"/>
            <w:shd w:fill="1F3864" w:color="auto" w:val="clear"/>
            <w:tcMar>
              <w:top w:type="dxa" w:w="45"/>
              <w:left w:type="dxa" w:w="95"/>
              <w:bottom w:type="dxa" w:w="45"/>
              <w:right w:type="dxa" w:w="95"/>
            </w:tcMar>
            <w:vAlign w:val="center"/>
          </w:tcPr>
          <w:p>
            <w:pPr>
              <w:pStyle w:val="TableHead"/>
              <w:keepNext/>
            </w:pPr>
            <w:r>
              <w:t xml:space="preserve">채널</w:t>
            </w:r>
          </w:p>
        </w:tc>
        <w:tc>
          <w:tcPr>
            <w:tcW w:type="dxa" w:w="2400"/>
            <w:shd w:fill="1F3864" w:color="auto" w:val="clear"/>
            <w:tcMar>
              <w:top w:type="dxa" w:w="45"/>
              <w:left w:type="dxa" w:w="95"/>
              <w:bottom w:type="dxa" w:w="45"/>
              <w:right w:type="dxa" w:w="95"/>
            </w:tcMar>
            <w:vAlign w:val="center"/>
          </w:tcPr>
          <w:p>
            <w:pPr>
              <w:pStyle w:val="TableHead"/>
              <w:keepNext/>
            </w:pPr>
            <w:r>
              <w:t xml:space="preserve">식별자</w:t>
            </w:r>
          </w:p>
        </w:tc>
        <w:tc>
          <w:tcPr>
            <w:tcW w:type="dxa" w:w="4600"/>
            <w:shd w:fill="1F3864" w:color="auto" w:val="clear"/>
            <w:tcMar>
              <w:top w:type="dxa" w:w="45"/>
              <w:left w:type="dxa" w:w="95"/>
              <w:bottom w:type="dxa" w:w="45"/>
              <w:right w:type="dxa" w:w="95"/>
            </w:tcMar>
            <w:vAlign w:val="center"/>
          </w:tcPr>
          <w:p>
            <w:pPr>
              <w:pStyle w:val="TableHead"/>
              <w:keepNext/>
            </w:pPr>
            <w:r>
              <w:t xml:space="preserve">용도</w:t>
            </w:r>
          </w:p>
        </w:tc>
      </w:tr>
      <w:tr>
        <w:trPr>
          <w:cantSplit/>
        </w:trPr>
        <w:tc>
          <w:tcPr>
            <w:tcW w:type="dxa" w:w="2000"/>
            <w:shd w:fill="F2F7FC" w:color="auto" w:val="clear"/>
            <w:tcMar>
              <w:top w:type="dxa" w:w="45"/>
              <w:left w:type="dxa" w:w="95"/>
              <w:bottom w:type="dxa" w:w="45"/>
              <w:right w:type="dxa" w:w="95"/>
            </w:tcMar>
            <w:vAlign w:val="center"/>
          </w:tcPr>
          <w:p>
            <w:pPr>
              <w:pStyle w:val="TableCellText"/>
              <w:keepNext/>
              <w:jc w:val="left"/>
            </w:pPr>
            <w:r>
              <w:t xml:space="preserve">crates.io</w:t>
            </w:r>
          </w:p>
        </w:tc>
        <w:tc>
          <w:tcPr>
            <w:tcW w:type="dxa" w:w="2400"/>
            <w:shd w:fill="F2F7FC" w:color="auto" w:val="clear"/>
            <w:tcMar>
              <w:top w:type="dxa" w:w="45"/>
              <w:left w:type="dxa" w:w="95"/>
              <w:bottom w:type="dxa" w:w="45"/>
              <w:right w:type="dxa" w:w="95"/>
            </w:tcMar>
            <w:vAlign w:val="center"/>
          </w:tcPr>
          <w:p>
            <w:pPr>
              <w:pStyle w:val="TableCellMono"/>
              <w:keepNext/>
              <w:jc w:val="left"/>
            </w:pPr>
            <w:r>
              <w:t xml:space="preserve">office2pdf</w:t>
            </w:r>
          </w:p>
        </w:tc>
        <w:tc>
          <w:tcPr>
            <w:tcW w:type="dxa" w:w="4600"/>
            <w:shd w:fill="F2F7FC" w:color="auto" w:val="clear"/>
            <w:tcMar>
              <w:top w:type="dxa" w:w="45"/>
              <w:left w:type="dxa" w:w="95"/>
              <w:bottom w:type="dxa" w:w="45"/>
              <w:right w:type="dxa" w:w="95"/>
            </w:tcMar>
            <w:vAlign w:val="center"/>
          </w:tcPr>
          <w:p>
            <w:pPr>
              <w:pStyle w:val="TableCellText"/>
              <w:keepNext/>
              <w:jc w:val="left"/>
            </w:pPr>
            <w:r>
              <w:t xml:space="preserve">라이브러리 의존성</w:t>
            </w:r>
          </w:p>
        </w:tc>
      </w:tr>
      <w:tr>
        <w:trPr>
          <w:cantSplit/>
        </w:trPr>
        <w:tc>
          <w:tcPr>
            <w:tcW w:type="dxa" w:w="2000"/>
            <w:shd w:fill="FFFFFF" w:color="auto" w:val="clear"/>
            <w:tcMar>
              <w:top w:type="dxa" w:w="45"/>
              <w:left w:type="dxa" w:w="95"/>
              <w:bottom w:type="dxa" w:w="45"/>
              <w:right w:type="dxa" w:w="95"/>
            </w:tcMar>
            <w:vAlign w:val="center"/>
          </w:tcPr>
          <w:p>
            <w:pPr>
              <w:pStyle w:val="TableCellText"/>
              <w:keepNext/>
              <w:jc w:val="left"/>
            </w:pPr>
            <w:r>
              <w:t xml:space="preserve">crates.io</w:t>
            </w:r>
          </w:p>
        </w:tc>
        <w:tc>
          <w:tcPr>
            <w:tcW w:type="dxa" w:w="2400"/>
            <w:shd w:fill="FFFFFF" w:color="auto" w:val="clear"/>
            <w:tcMar>
              <w:top w:type="dxa" w:w="45"/>
              <w:left w:type="dxa" w:w="95"/>
              <w:bottom w:type="dxa" w:w="45"/>
              <w:right w:type="dxa" w:w="95"/>
            </w:tcMar>
            <w:vAlign w:val="center"/>
          </w:tcPr>
          <w:p>
            <w:pPr>
              <w:pStyle w:val="TableCellMono"/>
              <w:keepNext/>
              <w:jc w:val="left"/>
            </w:pPr>
            <w:r>
              <w:t xml:space="preserve">office2pdf-cli</w:t>
            </w:r>
          </w:p>
        </w:tc>
        <w:tc>
          <w:tcPr>
            <w:tcW w:type="dxa" w:w="4600"/>
            <w:shd w:fill="FFFFFF" w:color="auto" w:val="clear"/>
            <w:tcMar>
              <w:top w:type="dxa" w:w="45"/>
              <w:left w:type="dxa" w:w="95"/>
              <w:bottom w:type="dxa" w:w="45"/>
              <w:right w:type="dxa" w:w="95"/>
            </w:tcMar>
            <w:vAlign w:val="center"/>
          </w:tcPr>
          <w:p>
            <w:pPr>
              <w:pStyle w:val="TableCellText"/>
              <w:keepNext/>
              <w:jc w:val="left"/>
            </w:pPr>
            <w:r>
              <w:t xml:space="preserve">CLI 설치</w:t>
            </w:r>
          </w:p>
        </w:tc>
      </w:tr>
      <w:tr>
        <w:trPr>
          <w:cantSplit/>
        </w:trPr>
        <w:tc>
          <w:tcPr>
            <w:tcW w:type="dxa" w:w="2000"/>
            <w:shd w:fill="F2F7FC" w:color="auto" w:val="clear"/>
            <w:tcMar>
              <w:top w:type="dxa" w:w="45"/>
              <w:left w:type="dxa" w:w="95"/>
              <w:bottom w:type="dxa" w:w="45"/>
              <w:right w:type="dxa" w:w="95"/>
            </w:tcMar>
            <w:vAlign w:val="center"/>
          </w:tcPr>
          <w:p>
            <w:pPr>
              <w:pStyle w:val="TableCellText"/>
              <w:keepNext/>
              <w:jc w:val="left"/>
            </w:pPr>
            <w:r>
              <w:t xml:space="preserve">docs.rs</w:t>
            </w:r>
          </w:p>
        </w:tc>
        <w:tc>
          <w:tcPr>
            <w:tcW w:type="dxa" w:w="2400"/>
            <w:shd w:fill="F2F7FC" w:color="auto" w:val="clear"/>
            <w:tcMar>
              <w:top w:type="dxa" w:w="45"/>
              <w:left w:type="dxa" w:w="95"/>
              <w:bottom w:type="dxa" w:w="45"/>
              <w:right w:type="dxa" w:w="95"/>
            </w:tcMar>
            <w:vAlign w:val="center"/>
          </w:tcPr>
          <w:p>
            <w:pPr>
              <w:pStyle w:val="TableCellMono"/>
              <w:keepNext/>
              <w:jc w:val="left"/>
            </w:pPr>
            <w:r>
              <w:t xml:space="preserve">office2pdf</w:t>
            </w:r>
          </w:p>
        </w:tc>
        <w:tc>
          <w:tcPr>
            <w:tcW w:type="dxa" w:w="4600"/>
            <w:shd w:fill="F2F7FC" w:color="auto" w:val="clear"/>
            <w:tcMar>
              <w:top w:type="dxa" w:w="45"/>
              <w:left w:type="dxa" w:w="95"/>
              <w:bottom w:type="dxa" w:w="45"/>
              <w:right w:type="dxa" w:w="95"/>
            </w:tcMar>
            <w:vAlign w:val="center"/>
          </w:tcPr>
          <w:p>
            <w:pPr>
              <w:pStyle w:val="TableCellText"/>
              <w:keepNext/>
              <w:jc w:val="left"/>
            </w:pPr>
            <w:r>
              <w:t xml:space="preserve">API 문서</w:t>
            </w:r>
          </w:p>
        </w:tc>
      </w:tr>
      <w:tr>
        <w:trPr>
          <w:cantSplit/>
        </w:trPr>
        <w:tc>
          <w:tcPr>
            <w:tcW w:type="dxa" w:w="2000"/>
            <w:shd w:fill="FFFFFF" w:color="auto" w:val="clear"/>
            <w:tcMar>
              <w:top w:type="dxa" w:w="45"/>
              <w:left w:type="dxa" w:w="95"/>
              <w:bottom w:type="dxa" w:w="45"/>
              <w:right w:type="dxa" w:w="95"/>
            </w:tcMar>
            <w:vAlign w:val="center"/>
          </w:tcPr>
          <w:p>
            <w:pPr>
              <w:pStyle w:val="TableCellText"/>
              <w:keepNext w:val="false"/>
              <w:jc w:val="left"/>
            </w:pPr>
            <w:r>
              <w:t xml:space="preserve">GitHub Releases</w:t>
            </w:r>
          </w:p>
        </w:tc>
        <w:tc>
          <w:tcPr>
            <w:tcW w:type="dxa" w:w="2400"/>
            <w:shd w:fill="FFFFFF" w:color="auto" w:val="clear"/>
            <w:tcMar>
              <w:top w:type="dxa" w:w="45"/>
              <w:left w:type="dxa" w:w="95"/>
              <w:bottom w:type="dxa" w:w="45"/>
              <w:right w:type="dxa" w:w="95"/>
            </w:tcMar>
            <w:vAlign w:val="center"/>
          </w:tcPr>
          <w:p>
            <w:pPr>
              <w:pStyle w:val="TableCellMono"/>
              <w:keepNext w:val="false"/>
              <w:jc w:val="left"/>
            </w:pPr>
            <w:r>
              <w:t xml:space="preserve">v0.6.0 이상</w:t>
            </w:r>
          </w:p>
        </w:tc>
        <w:tc>
          <w:tcPr>
            <w:tcW w:type="dxa" w:w="4600"/>
            <w:shd w:fill="FFFFFF" w:color="auto" w:val="clear"/>
            <w:tcMar>
              <w:top w:type="dxa" w:w="45"/>
              <w:left w:type="dxa" w:w="95"/>
              <w:bottom w:type="dxa" w:w="45"/>
              <w:right w:type="dxa" w:w="95"/>
            </w:tcMar>
            <w:vAlign w:val="center"/>
          </w:tcPr>
          <w:p>
            <w:pPr>
              <w:pStyle w:val="TableCellText"/>
              <w:keepNext w:val="false"/>
              <w:jc w:val="left"/>
            </w:pPr>
            <w:r>
              <w:t xml:space="preserve">사전 빌드 산출물 및 릴리스 노트</w:t>
            </w:r>
          </w:p>
        </w:tc>
      </w:tr>
    </w:tbl>
    <w:p>
      <w:pPr>
        <w:pStyle w:val="Heading2"/>
      </w:pPr>
      <w:r>
        <w:t xml:space="preserve">22.3 제3자 라이선스</w:t>
      </w:r>
    </w:p>
    <w:p>
      <w:r>
        <w:t xml:space="preserve">테스트 픽스처에 포함된 제3자 문서의 라이선스는 </w:t>
      </w:r>
      <w:r>
        <w:rPr>
          <w:rStyle w:val="InlineCode"/>
        </w:rPr>
        <w:t xml:space="preserve">tests/fixtures/THIRD-PARTY-LICENSES.md</w:t>
      </w:r>
      <w:r>
        <w:t xml:space="preserve">에 별도로 정리되어 있다. 픽스처를 재사용할 계획이라면 해당 문서를 먼저 확인해야 한다.</w:t>
      </w:r>
    </w:p>
    <w:p>
      <w:pPr>
        <w:pBdr>
          <w:bottom w:val="single" w:color="7F7F7F" w:sz="6" w:space="1"/>
        </w:pBdr>
        <w:spacing w:after="200" w:before="120"/>
      </w:pPr>
      <w:r>
        <w:rPr>
          <w:sz w:val="2"/>
          <w:szCs w:val="2"/>
        </w:rPr>
        <w:t xml:space="preserve"/>
      </w:r>
    </w:p>
    <w:p>
      <w:pPr>
        <w:jc w:val="center"/>
      </w:pPr>
      <w:r>
        <w:rPr>
          <w:i/>
          <w:iCs/>
          <w:color w:val="7F7F7F"/>
        </w:rPr>
        <w:t xml:space="preserve">이상으로 본문을 마친다. 이어지는 부록에는 용어집, 단위 변환 수식, 참고 자료를 수록했다.</w:t>
      </w:r>
    </w:p>
    <w:p>
      <w:pPr>
        <w:sectPr>
          <w:headerReference w:type="default" r:id="rId13"/>
          <w:footerReference w:type="default" r:id="rId14"/>
          <w:pgSz w:w="11906" w:h="16838" w:orient="portrait"/>
          <w:pgMar w:top="1180" w:right="1300" w:bottom="1080" w:left="1300" w:header="640" w:footer="540" w:gutter="0"/>
          <w:pgNumType/>
          <w:docGrid w:linePitch="360"/>
        </w:sectPr>
      </w:pPr>
    </w:p>
    <w:p>
      <w:pPr>
        <w:pStyle w:val="Heading1"/>
      </w:pPr>
      <w:bookmarkStart w:name="appA" w:id="122"/>
      <w:r>
        <w:t xml:space="preserve">부록 A. 용어집</w:t>
      </w:r>
      <w:bookmarkEnd w:id="122"/>
    </w:p>
    <w:p>
      <w:r>
        <w:rPr>
          <w:color w:val="7F7F7F"/>
          <w:sz w:val="18"/>
          <w:szCs w:val="18"/>
        </w:rPr>
        <w:t xml:space="preserve">본문에 등장하는 기술 용어를 가나다 및 알파벳 순으로 정리했다. 2단 편집으로 배치되어 있다.</w:t>
      </w:r>
    </w:p>
    <w:p>
      <w:pPr>
        <w:spacing w:after="110" w:line="258"/>
        <w:jc w:val="left"/>
      </w:pPr>
      <w:r>
        <w:rPr>
          <w:b/>
          <w:bCs/>
          <w:color w:val="1F3864"/>
          <w:sz w:val="18"/>
          <w:szCs w:val="18"/>
        </w:rPr>
        <w:t xml:space="preserve">OOXML</w:t>
      </w:r>
      <w:r>
        <w:rPr>
          <w:sz w:val="17"/>
          <w:szCs w:val="17"/>
        </w:rPr>
        <w:t xml:space="preserve">  Office Open XML. DOCX·XLSX·PPTX의 기반 규격으로, ZIP 컨테이너 안에 XML 파트와 미디어를 담는다.</w:t>
      </w:r>
    </w:p>
    <w:p>
      <w:pPr>
        <w:spacing w:after="110" w:line="258"/>
        <w:jc w:val="left"/>
      </w:pPr>
      <w:r>
        <w:rPr>
          <w:b/>
          <w:bCs/>
          <w:color w:val="1F3864"/>
          <w:sz w:val="18"/>
          <w:szCs w:val="18"/>
        </w:rPr>
        <w:t xml:space="preserve">Typst</w:t>
      </w:r>
      <w:r>
        <w:rPr>
          <w:sz w:val="17"/>
          <w:szCs w:val="17"/>
        </w:rPr>
        <w:t xml:space="preserve">  Rust로 구현된 현대적 조판 시스템. 본 프로젝트의 렌더 백엔드다.</w:t>
      </w:r>
    </w:p>
    <w:p>
      <w:pPr>
        <w:spacing w:after="110" w:line="258"/>
        <w:jc w:val="left"/>
      </w:pPr>
      <w:r>
        <w:rPr>
          <w:b/>
          <w:bCs/>
          <w:color w:val="1F3864"/>
          <w:sz w:val="18"/>
          <w:szCs w:val="18"/>
        </w:rPr>
        <w:t xml:space="preserve">IR</w:t>
      </w:r>
      <w:r>
        <w:rPr>
          <w:sz w:val="17"/>
          <w:szCs w:val="17"/>
        </w:rPr>
        <w:t xml:space="preserve">  Intermediate Representation. 파서와 렌더러를 분리하는 중간 표현 모델.</w:t>
      </w:r>
    </w:p>
    <w:p>
      <w:pPr>
        <w:spacing w:after="110" w:line="258"/>
        <w:jc w:val="left"/>
      </w:pPr>
      <w:r>
        <w:rPr>
          <w:b/>
          <w:bCs/>
          <w:color w:val="1F3864"/>
          <w:sz w:val="18"/>
          <w:szCs w:val="18"/>
        </w:rPr>
        <w:t xml:space="preserve">EMU</w:t>
      </w:r>
      <w:r>
        <w:rPr>
          <w:sz w:val="17"/>
          <w:szCs w:val="17"/>
        </w:rPr>
        <w:t xml:space="preserve">  English Metric Unit. OOXML의 기본 길이 단위로 1포인트가 12,700 EMU에 해당한다.</w:t>
      </w:r>
    </w:p>
    <w:p>
      <w:pPr>
        <w:spacing w:after="110" w:line="258"/>
        <w:jc w:val="left"/>
      </w:pPr>
      <w:r>
        <w:rPr>
          <w:b/>
          <w:bCs/>
          <w:color w:val="1F3864"/>
          <w:sz w:val="18"/>
          <w:szCs w:val="18"/>
        </w:rPr>
        <w:t xml:space="preserve">twip</w:t>
      </w:r>
      <w:r>
        <w:rPr>
          <w:sz w:val="17"/>
          <w:szCs w:val="17"/>
        </w:rPr>
        <w:t xml:space="preserve">  1/20 포인트. Word의 페이지·들여쓰기 수치에 사용된다.</w:t>
      </w:r>
    </w:p>
    <w:p>
      <w:pPr>
        <w:spacing w:after="110" w:line="258"/>
        <w:jc w:val="left"/>
      </w:pPr>
      <w:r>
        <w:rPr>
          <w:b/>
          <w:bCs/>
          <w:color w:val="1F3864"/>
          <w:sz w:val="18"/>
          <w:szCs w:val="18"/>
        </w:rPr>
        <w:t xml:space="preserve">DrawingML</w:t>
      </w:r>
      <w:r>
        <w:rPr>
          <w:sz w:val="17"/>
          <w:szCs w:val="17"/>
        </w:rPr>
        <w:t xml:space="preserve">  OOXML의 도형·이미지·효과 기술 마크업.</w:t>
      </w:r>
    </w:p>
    <w:p>
      <w:pPr>
        <w:spacing w:after="110" w:line="258"/>
        <w:jc w:val="left"/>
      </w:pPr>
      <w:r>
        <w:rPr>
          <w:b/>
          <w:bCs/>
          <w:color w:val="1F3864"/>
          <w:sz w:val="18"/>
          <w:szCs w:val="18"/>
        </w:rPr>
        <w:t xml:space="preserve">VML</w:t>
      </w:r>
      <w:r>
        <w:rPr>
          <w:sz w:val="17"/>
          <w:szCs w:val="17"/>
        </w:rPr>
        <w:t xml:space="preserve">  Vector Markup Language. DrawingML 이전 세대의 레거시 도형 마크업.</w:t>
      </w:r>
    </w:p>
    <w:p>
      <w:pPr>
        <w:spacing w:after="110" w:line="258"/>
        <w:jc w:val="left"/>
      </w:pPr>
      <w:r>
        <w:rPr>
          <w:b/>
          <w:bCs/>
          <w:color w:val="1F3864"/>
          <w:sz w:val="18"/>
          <w:szCs w:val="18"/>
        </w:rPr>
        <w:t xml:space="preserve">OMML</w:t>
      </w:r>
      <w:r>
        <w:rPr>
          <w:sz w:val="17"/>
          <w:szCs w:val="17"/>
        </w:rPr>
        <w:t xml:space="preserve">  Office Math Markup Language. Word의 수식 표현 마크업.</w:t>
      </w:r>
    </w:p>
    <w:p>
      <w:pPr>
        <w:spacing w:after="110" w:line="258"/>
        <w:jc w:val="left"/>
      </w:pPr>
      <w:r>
        <w:rPr>
          <w:b/>
          <w:bCs/>
          <w:color w:val="1F3864"/>
          <w:sz w:val="18"/>
          <w:szCs w:val="18"/>
        </w:rPr>
        <w:t xml:space="preserve">SmartArt</w:t>
      </w:r>
      <w:r>
        <w:rPr>
          <w:sz w:val="17"/>
          <w:szCs w:val="17"/>
        </w:rPr>
        <w:t xml:space="preserve">  데이터 기반으로 자동 배치되는 다이어그램 개체.</w:t>
      </w:r>
    </w:p>
    <w:p>
      <w:pPr>
        <w:spacing w:after="110" w:line="258"/>
        <w:jc w:val="left"/>
      </w:pPr>
      <w:r>
        <w:rPr>
          <w:b/>
          <w:bCs/>
          <w:color w:val="1F3864"/>
          <w:sz w:val="18"/>
          <w:szCs w:val="18"/>
        </w:rPr>
        <w:t xml:space="preserve">WMF / EMF</w:t>
      </w:r>
      <w:r>
        <w:rPr>
          <w:sz w:val="17"/>
          <w:szCs w:val="17"/>
        </w:rPr>
        <w:t xml:space="preserve">  Windows Metafile / Enhanced Metafile. 레거시 벡터 이미지 형식.</w:t>
      </w:r>
    </w:p>
    <w:p>
      <w:pPr>
        <w:spacing w:after="110" w:line="258"/>
        <w:jc w:val="left"/>
      </w:pPr>
      <w:r>
        <w:rPr>
          <w:b/>
          <w:bCs/>
          <w:color w:val="1F3864"/>
          <w:sz w:val="18"/>
          <w:szCs w:val="18"/>
        </w:rPr>
        <w:t xml:space="preserve">슬라이드 마스터</w:t>
      </w:r>
      <w:r>
        <w:rPr>
          <w:sz w:val="17"/>
          <w:szCs w:val="17"/>
        </w:rPr>
        <w:t xml:space="preserve">  PPTX에서 레이아웃과 서식을 상속시키는 최상위 템플릿.</w:t>
      </w:r>
    </w:p>
    <w:p>
      <w:pPr>
        <w:spacing w:after="110" w:line="258"/>
        <w:jc w:val="left"/>
      </w:pPr>
      <w:r>
        <w:rPr>
          <w:b/>
          <w:bCs/>
          <w:color w:val="1F3864"/>
          <w:sz w:val="18"/>
          <w:szCs w:val="18"/>
        </w:rPr>
        <w:t xml:space="preserve">자리 표시자</w:t>
      </w:r>
      <w:r>
        <w:rPr>
          <w:sz w:val="17"/>
          <w:szCs w:val="17"/>
        </w:rPr>
        <w:t xml:space="preserve">  PPTX 레이아웃이 정의하는 콘텐츠 슬롯. 상속으로 최종 서식이 결정된다.</w:t>
      </w:r>
    </w:p>
    <w:p>
      <w:pPr>
        <w:spacing w:after="110" w:line="258"/>
        <w:jc w:val="left"/>
      </w:pPr>
      <w:r>
        <w:rPr>
          <w:b/>
          <w:bCs/>
          <w:color w:val="1F3864"/>
          <w:sz w:val="18"/>
          <w:szCs w:val="18"/>
        </w:rPr>
        <w:t xml:space="preserve">조건부 서식</w:t>
      </w:r>
      <w:r>
        <w:rPr>
          <w:sz w:val="17"/>
          <w:szCs w:val="17"/>
        </w:rPr>
        <w:t xml:space="preserve">  셀 값에 따라 서식을 동적으로 적용하는 XLSX 기능. 데이터 막대와 아이콘 집합을 포함한다.</w:t>
      </w:r>
    </w:p>
    <w:p>
      <w:pPr>
        <w:spacing w:after="110" w:line="258"/>
        <w:jc w:val="left"/>
      </w:pPr>
      <w:r>
        <w:rPr>
          <w:b/>
          <w:bCs/>
          <w:color w:val="1F3864"/>
          <w:sz w:val="18"/>
          <w:szCs w:val="18"/>
        </w:rPr>
        <w:t xml:space="preserve">PDF/A-2b</w:t>
      </w:r>
      <w:r>
        <w:rPr>
          <w:sz w:val="17"/>
          <w:szCs w:val="17"/>
        </w:rPr>
        <w:t xml:space="preserve">  장기 보존용 PDF 하위 규격. 글꼴 임베딩과 자기 완결성을 요구한다.</w:t>
      </w:r>
    </w:p>
    <w:p>
      <w:pPr>
        <w:spacing w:after="110" w:line="258"/>
        <w:jc w:val="left"/>
      </w:pPr>
      <w:r>
        <w:rPr>
          <w:b/>
          <w:bCs/>
          <w:color w:val="1F3864"/>
          <w:sz w:val="18"/>
          <w:szCs w:val="18"/>
        </w:rPr>
        <w:t xml:space="preserve">태그드 PDF</w:t>
      </w:r>
      <w:r>
        <w:rPr>
          <w:sz w:val="17"/>
          <w:szCs w:val="17"/>
        </w:rPr>
        <w:t xml:space="preserve">  논리적 구조 태그를 포함해 읽기 순서와 의미를 표현하는 PDF.</w:t>
      </w:r>
    </w:p>
    <w:p>
      <w:pPr>
        <w:spacing w:after="110" w:line="258"/>
        <w:jc w:val="left"/>
      </w:pPr>
      <w:r>
        <w:rPr>
          <w:b/>
          <w:bCs/>
          <w:color w:val="1F3864"/>
          <w:sz w:val="18"/>
          <w:szCs w:val="18"/>
        </w:rPr>
        <w:t xml:space="preserve">PDF/UA-1</w:t>
      </w:r>
      <w:r>
        <w:rPr>
          <w:sz w:val="17"/>
          <w:szCs w:val="17"/>
        </w:rPr>
        <w:t xml:space="preserve">  보편적 접근성을 위한 PDF 규격. 태그드 PDF를 전제로 한다.</w:t>
      </w:r>
    </w:p>
    <w:p>
      <w:pPr>
        <w:spacing w:after="110" w:line="258"/>
        <w:jc w:val="left"/>
      </w:pPr>
      <w:r>
        <w:rPr>
          <w:b/>
          <w:bCs/>
          <w:color w:val="1F3864"/>
          <w:sz w:val="18"/>
          <w:szCs w:val="18"/>
        </w:rPr>
        <w:t xml:space="preserve">OLE2</w:t>
      </w:r>
      <w:r>
        <w:rPr>
          <w:sz w:val="17"/>
          <w:szCs w:val="17"/>
        </w:rPr>
        <w:t xml:space="preserve">  레거시 이진 오피스 파일과 암호화 패키지가 사용하는 복합 파일 컨테이너.</w:t>
      </w:r>
    </w:p>
    <w:p>
      <w:pPr>
        <w:spacing w:after="110" w:line="258"/>
        <w:jc w:val="left"/>
      </w:pPr>
      <w:r>
        <w:rPr>
          <w:b/>
          <w:bCs/>
          <w:color w:val="1F3864"/>
          <w:sz w:val="18"/>
          <w:szCs w:val="18"/>
        </w:rPr>
        <w:t xml:space="preserve">MSRV</w:t>
      </w:r>
      <w:r>
        <w:rPr>
          <w:sz w:val="17"/>
          <w:szCs w:val="17"/>
        </w:rPr>
        <w:t xml:space="preserve">  Minimum Supported Rust Version. 본 프로젝트는 1.89로 고정한다.</w:t>
      </w:r>
    </w:p>
    <w:p>
      <w:pPr>
        <w:spacing w:after="110" w:line="258"/>
        <w:jc w:val="left"/>
      </w:pPr>
      <w:r>
        <w:rPr>
          <w:b/>
          <w:bCs/>
          <w:color w:val="1F3864"/>
          <w:sz w:val="18"/>
          <w:szCs w:val="18"/>
        </w:rPr>
        <w:t xml:space="preserve">feature flag</w:t>
      </w:r>
      <w:r>
        <w:rPr>
          <w:sz w:val="17"/>
          <w:szCs w:val="17"/>
        </w:rPr>
        <w:t xml:space="preserve">  Cargo의 선택적 컴파일 단위. wasm·pdf-ops·typescript·server가 정의되어 있다.</w:t>
      </w:r>
    </w:p>
    <w:p>
      <w:pPr>
        <w:spacing w:after="110" w:line="258"/>
        <w:jc w:val="left"/>
      </w:pPr>
      <w:r>
        <w:rPr>
          <w:b/>
          <w:bCs/>
          <w:color w:val="1F3864"/>
          <w:sz w:val="18"/>
          <w:szCs w:val="18"/>
        </w:rPr>
        <w:t xml:space="preserve">골든 테스트</w:t>
      </w:r>
      <w:r>
        <w:rPr>
          <w:sz w:val="17"/>
          <w:szCs w:val="17"/>
        </w:rPr>
        <w:t xml:space="preserve">  확정된 기준 산출물과 현재 산출물을 대조해 회귀를 검출하는 시험 방식.</w:t>
      </w:r>
    </w:p>
    <w:p>
      <w:pPr>
        <w:spacing w:after="110" w:line="258"/>
        <w:jc w:val="left"/>
      </w:pPr>
      <w:r>
        <w:rPr>
          <w:b/>
          <w:bCs/>
          <w:color w:val="1F3864"/>
          <w:sz w:val="18"/>
          <w:szCs w:val="18"/>
        </w:rPr>
        <w:t xml:space="preserve">시각 회귀 시험</w:t>
      </w:r>
      <w:r>
        <w:rPr>
          <w:sz w:val="17"/>
          <w:szCs w:val="17"/>
        </w:rPr>
        <w:t xml:space="preserve">  렌더링 결과를 이미지로 비교해 조판 변화를 검출하는 방식.</w:t>
      </w:r>
    </w:p>
    <w:p>
      <w:pPr>
        <w:spacing w:after="110" w:line="258"/>
        <w:jc w:val="left"/>
      </w:pPr>
      <w:r>
        <w:rPr>
          <w:b/>
          <w:bCs/>
          <w:color w:val="1F3864"/>
          <w:sz w:val="18"/>
          <w:szCs w:val="18"/>
        </w:rPr>
        <w:t xml:space="preserve">comemo</w:t>
      </w:r>
      <w:r>
        <w:rPr>
          <w:sz w:val="17"/>
          <w:szCs w:val="17"/>
        </w:rPr>
        <w:t xml:space="preserve">  Typst가 사용하는 증분 계산 메모이제이션 크레이트.</w:t>
      </w:r>
    </w:p>
    <w:p>
      <w:pPr>
        <w:spacing w:after="110" w:line="258"/>
        <w:jc w:val="left"/>
      </w:pPr>
      <w:r>
        <w:rPr>
          <w:b/>
          <w:bCs/>
          <w:color w:val="1F3864"/>
          <w:sz w:val="18"/>
          <w:szCs w:val="18"/>
        </w:rPr>
        <w:t xml:space="preserve">난독화 폰트</w:t>
      </w:r>
      <w:r>
        <w:rPr>
          <w:sz w:val="17"/>
          <w:szCs w:val="17"/>
        </w:rPr>
        <w:t xml:space="preserve">  OOXML 임베딩 시 선두 32바이트를 GUID 키로 XOR 처리한 폰트 데이터.</w:t>
      </w:r>
    </w:p>
    <w:p>
      <w:pPr>
        <w:spacing w:after="110" w:line="258"/>
        <w:jc w:val="left"/>
      </w:pPr>
      <w:r>
        <w:rPr>
          <w:b/>
          <w:bCs/>
          <w:color w:val="1F3864"/>
          <w:sz w:val="18"/>
          <w:szCs w:val="18"/>
        </w:rPr>
        <w:t xml:space="preserve">두부 문자</w:t>
      </w:r>
      <w:r>
        <w:rPr>
          <w:sz w:val="17"/>
          <w:szCs w:val="17"/>
        </w:rPr>
        <w:t xml:space="preserve">  글리프가 없어 사각형으로 표시되는 현상. 폰트 대체 실패의 대표적 증상이다.</w:t>
      </w:r>
    </w:p>
    <w:p>
      <w:pPr>
        <w:sectPr>
          <w:headerReference w:type="default" r:id="rId15"/>
          <w:footerReference w:type="default" r:id="rId16"/>
          <w:pgSz w:w="11906" w:h="16838" w:orient="portrait"/>
          <w:pgMar w:top="1180" w:right="1300" w:bottom="1080" w:left="1300" w:header="640" w:footer="540" w:gutter="0"/>
          <w:pgNumType/>
          <w:cols w:space="480" w:num="2" w:sep="true"/>
          <w:docGrid w:linePitch="360"/>
        </w:sectPr>
      </w:pPr>
    </w:p>
    <w:p>
      <w:pPr>
        <w:pStyle w:val="Heading1"/>
      </w:pPr>
      <w:bookmarkStart w:name="appB" w:id="123"/>
      <w:r>
        <w:t xml:space="preserve">부록 B. 단위 변환 수식</w:t>
      </w:r>
      <w:bookmarkEnd w:id="123"/>
    </w:p>
    <w:p>
      <w:r>
        <w:t xml:space="preserve">OOXML은 요소에 따라 서로 다른 길이 단위를 사용한다. 코드 생성 단계에서 모든 값은 포인트로 정규화되며, 그 관계는 다음과 같다.</w:t>
      </w:r>
    </w:p>
    <w:p>
      <w:pPr>
        <w:pStyle w:val="Heading3"/>
      </w:pPr>
      <w:r>
        <w:t xml:space="preserve">B.1 EMU에서 포인트로</w:t>
      </w:r>
    </w:p>
    <w:p>
      <w:pPr>
        <w:spacing w:after="140" w:before="110"/>
        <w:jc w:val="center"/>
      </w:pPr>
      <m:oMath>
        <m:r>
          <m:t>pt = </m:t>
        </m:r>
        <m:f>
          <m:num>
            <m:r>
              <m:t>EMU</m:t>
            </m:r>
          </m:num>
          <m:den>
            <m:r>
              <m:t>12700</m:t>
            </m:r>
          </m:den>
        </m:f>
        <m:r>
          <m:t>        (1 in = 914400 EMU = 72 pt)</m:t>
        </m:r>
      </m:oMath>
    </w:p>
    <w:p>
      <w:pPr>
        <w:pStyle w:val="Heading3"/>
      </w:pPr>
      <w:r>
        <w:t xml:space="preserve">B.2 트윕에서 포인트로</w:t>
      </w:r>
    </w:p>
    <w:p>
      <w:pPr>
        <w:spacing w:after="140" w:before="110"/>
        <w:jc w:val="center"/>
      </w:pPr>
      <m:oMath>
        <m:r>
          <m:t>pt = </m:t>
        </m:r>
        <m:f>
          <m:num>
            <m:r>
              <m:t>twip</m:t>
            </m:r>
          </m:num>
          <m:den>
            <m:r>
              <m:t>20</m:t>
            </m:r>
          </m:den>
        </m:f>
      </m:oMath>
    </w:p>
    <w:p>
      <w:pPr>
        <w:pStyle w:val="Heading3"/>
      </w:pPr>
      <w:r>
        <w:t xml:space="preserve">B.3 하프포인트 글자 크기</w:t>
      </w:r>
    </w:p>
    <w:p>
      <w:pPr>
        <w:spacing w:after="140" w:before="110"/>
        <w:jc w:val="center"/>
      </w:pPr>
      <m:oMath>
        <m:sSub>
          <m:sSubPr/>
          <m:e>
            <m:r>
              <m:t>size</m:t>
            </m:r>
          </m:e>
          <m:sub>
            <m:r>
              <m:t>pt</m:t>
            </m:r>
          </m:sub>
        </m:sSub>
        <m:r>
          <m:t> = </m:t>
        </m:r>
        <m:f>
          <m:num>
            <m:sSub>
              <m:sSubPr/>
              <m:e>
                <m:r>
                  <m:t>val</m:t>
                </m:r>
              </m:e>
              <m:sub>
                <m:r>
                  <m:t>sz</m:t>
                </m:r>
              </m:sub>
            </m:sSub>
          </m:num>
          <m:den>
            <m:r>
              <m:t>2</m:t>
            </m:r>
          </m:den>
        </m:f>
      </m:oMath>
    </w:p>
    <w:p>
      <w:pPr>
        <w:pStyle w:val="Heading3"/>
      </w:pPr>
      <w:r>
        <w:t xml:space="preserve">B.4 회전각</w:t>
      </w:r>
    </w:p>
    <w:p>
      <w:pPr>
        <w:spacing w:after="140" w:before="110"/>
        <w:jc w:val="center"/>
      </w:pPr>
      <m:oMath>
        <m:r>
          <m:t>θ = </m:t>
        </m:r>
        <m:f>
          <m:num>
            <m:r>
              <m:t>rot</m:t>
            </m:r>
          </m:num>
          <m:den>
            <m:r>
              <m:t>60000</m:t>
            </m:r>
          </m:den>
        </m:f>
        <m:r>
          <m:t>  [degree]</m:t>
        </m:r>
      </m:oMath>
    </w:p>
    <w:p>
      <w:pPr>
        <w:pStyle w:val="Heading3"/>
      </w:pPr>
      <w:r>
        <w:t xml:space="preserve">B.5 환산 예시</w:t>
      </w:r>
    </w:p>
    <w:p>
      <w:pPr>
        <w:pStyle w:val="Caption"/>
        <w:keepNext/>
        <w:spacing w:after="70" w:before="170"/>
      </w:pPr>
      <w:r>
        <w:rPr>
          <w:b/>
          <w:bCs/>
          <w:i w:val="false"/>
          <w:iCs w:val="false"/>
          <w:color w:val="1F3864"/>
        </w:rPr>
        <w:t xml:space="preserve">표 </w:t>
      </w:r>
      <w:r>
        <w:fldChar w:fldCharType="begin" w:dirty="true"/>
        <w:instrText xml:space="preserve">SEQ Table</w:instrText>
        <w:fldChar w:fldCharType="separate"/>
        <w:fldChar w:fldCharType="end"/>
      </w:r>
      <w:r>
        <w:t xml:space="preserve">  단위 환산 예시</w:t>
      </w:r>
    </w:p>
    <w:tbl>
      <w:tblPr>
        <w:tblW w:type="dxa" w:w="9000"/>
        <w:jc w:val="center"/>
        <w:tblBorders>
          <w:top w:val="single" w:color="1F3864" w:sz="8"/>
          <w:left w:val="single" w:color="2E74B5" w:sz="4"/>
          <w:bottom w:val="single" w:color="1F3864" w:sz="8"/>
          <w:right w:val="single" w:color="2E74B5" w:sz="4"/>
          <w:insideH w:val="single" w:color="BFBFBF" w:sz="2"/>
          <w:insideV w:val="single" w:color="BFBFBF" w:sz="2"/>
        </w:tblBorders>
        <w:tblLayout w:type="fixed"/>
      </w:tblPr>
      <w:tblGrid>
        <w:gridCol w:w="1900"/>
        <w:gridCol w:w="2400"/>
        <w:gridCol w:w="2400"/>
        <w:gridCol w:w="2300"/>
      </w:tblGrid>
      <w:tr>
        <w:trPr>
          <w:cantSplit/>
          <w:tblHeader/>
        </w:trPr>
        <w:tc>
          <w:tcPr>
            <w:tcW w:type="dxa" w:w="1900"/>
            <w:shd w:fill="1F3864" w:color="auto" w:val="clear"/>
            <w:tcMar>
              <w:top w:type="dxa" w:w="45"/>
              <w:left w:type="dxa" w:w="95"/>
              <w:bottom w:type="dxa" w:w="45"/>
              <w:right w:type="dxa" w:w="95"/>
            </w:tcMar>
            <w:vAlign w:val="center"/>
          </w:tcPr>
          <w:p>
            <w:pPr>
              <w:pStyle w:val="TableHead"/>
              <w:keepNext/>
            </w:pPr>
            <w:r>
              <w:t xml:space="preserve">원본 값</w:t>
            </w:r>
          </w:p>
        </w:tc>
        <w:tc>
          <w:tcPr>
            <w:tcW w:type="dxa" w:w="2400"/>
            <w:shd w:fill="1F3864" w:color="auto" w:val="clear"/>
            <w:tcMar>
              <w:top w:type="dxa" w:w="45"/>
              <w:left w:type="dxa" w:w="95"/>
              <w:bottom w:type="dxa" w:w="45"/>
              <w:right w:type="dxa" w:w="95"/>
            </w:tcMar>
            <w:vAlign w:val="center"/>
          </w:tcPr>
          <w:p>
            <w:pPr>
              <w:pStyle w:val="TableHead"/>
              <w:keepNext/>
            </w:pPr>
            <w:r>
              <w:t xml:space="preserve">단위</w:t>
            </w:r>
          </w:p>
        </w:tc>
        <w:tc>
          <w:tcPr>
            <w:tcW w:type="dxa" w:w="2400"/>
            <w:shd w:fill="1F3864" w:color="auto" w:val="clear"/>
            <w:tcMar>
              <w:top w:type="dxa" w:w="45"/>
              <w:left w:type="dxa" w:w="95"/>
              <w:bottom w:type="dxa" w:w="45"/>
              <w:right w:type="dxa" w:w="95"/>
            </w:tcMar>
            <w:vAlign w:val="center"/>
          </w:tcPr>
          <w:p>
            <w:pPr>
              <w:pStyle w:val="TableHead"/>
              <w:keepNext/>
            </w:pPr>
            <w:r>
              <w:t xml:space="preserve">포인트 환산</w:t>
            </w:r>
          </w:p>
        </w:tc>
        <w:tc>
          <w:tcPr>
            <w:tcW w:type="dxa" w:w="2300"/>
            <w:shd w:fill="1F3864" w:color="auto" w:val="clear"/>
            <w:tcMar>
              <w:top w:type="dxa" w:w="45"/>
              <w:left w:type="dxa" w:w="95"/>
              <w:bottom w:type="dxa" w:w="45"/>
              <w:right w:type="dxa" w:w="95"/>
            </w:tcMar>
            <w:vAlign w:val="center"/>
          </w:tcPr>
          <w:p>
            <w:pPr>
              <w:pStyle w:val="TableHead"/>
              <w:keepNext/>
            </w:pPr>
            <w:r>
              <w:t xml:space="preserve">밀리미터 환산</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center"/>
            </w:pPr>
            <w:r>
              <w:t xml:space="preserve">914400</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EMU</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72.00 pt</w:t>
            </w:r>
          </w:p>
        </w:tc>
        <w:tc>
          <w:tcPr>
            <w:tcW w:type="dxa" w:w="2300"/>
            <w:shd w:fill="F2F7FC" w:color="auto" w:val="clear"/>
            <w:tcMar>
              <w:top w:type="dxa" w:w="45"/>
              <w:left w:type="dxa" w:w="95"/>
              <w:bottom w:type="dxa" w:w="45"/>
              <w:right w:type="dxa" w:w="95"/>
            </w:tcMar>
            <w:vAlign w:val="center"/>
          </w:tcPr>
          <w:p>
            <w:pPr>
              <w:pStyle w:val="TableCellText"/>
              <w:keepNext/>
              <w:jc w:val="center"/>
            </w:pPr>
            <w:r>
              <w:t xml:space="preserve">25.40 mm</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center"/>
            </w:pPr>
            <w:r>
              <w:t xml:space="preserve">1270000</w:t>
            </w:r>
          </w:p>
        </w:tc>
        <w:tc>
          <w:tcPr>
            <w:tcW w:type="dxa" w:w="2400"/>
            <w:shd w:fill="FFFFFF" w:color="auto" w:val="clear"/>
            <w:tcMar>
              <w:top w:type="dxa" w:w="45"/>
              <w:left w:type="dxa" w:w="95"/>
              <w:bottom w:type="dxa" w:w="45"/>
              <w:right w:type="dxa" w:w="95"/>
            </w:tcMar>
            <w:vAlign w:val="center"/>
          </w:tcPr>
          <w:p>
            <w:pPr>
              <w:pStyle w:val="TableCellText"/>
              <w:keepNext/>
              <w:jc w:val="center"/>
            </w:pPr>
            <w:r>
              <w:t xml:space="preserve">EMU</w:t>
            </w:r>
          </w:p>
        </w:tc>
        <w:tc>
          <w:tcPr>
            <w:tcW w:type="dxa" w:w="2400"/>
            <w:shd w:fill="FFFFFF" w:color="auto" w:val="clear"/>
            <w:tcMar>
              <w:top w:type="dxa" w:w="45"/>
              <w:left w:type="dxa" w:w="95"/>
              <w:bottom w:type="dxa" w:w="45"/>
              <w:right w:type="dxa" w:w="95"/>
            </w:tcMar>
            <w:vAlign w:val="center"/>
          </w:tcPr>
          <w:p>
            <w:pPr>
              <w:pStyle w:val="TableCellText"/>
              <w:keepNext/>
              <w:jc w:val="center"/>
            </w:pPr>
            <w:r>
              <w:t xml:space="preserve">100.00 pt</w:t>
            </w:r>
          </w:p>
        </w:tc>
        <w:tc>
          <w:tcPr>
            <w:tcW w:type="dxa" w:w="2300"/>
            <w:shd w:fill="FFFFFF" w:color="auto" w:val="clear"/>
            <w:tcMar>
              <w:top w:type="dxa" w:w="45"/>
              <w:left w:type="dxa" w:w="95"/>
              <w:bottom w:type="dxa" w:w="45"/>
              <w:right w:type="dxa" w:w="95"/>
            </w:tcMar>
            <w:vAlign w:val="center"/>
          </w:tcPr>
          <w:p>
            <w:pPr>
              <w:pStyle w:val="TableCellText"/>
              <w:keepNext/>
              <w:jc w:val="center"/>
            </w:pPr>
            <w:r>
              <w:t xml:space="preserve">35.28 mm</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center"/>
            </w:pPr>
            <w:r>
              <w:t xml:space="preserve">1440</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twip</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72.00 pt</w:t>
            </w:r>
          </w:p>
        </w:tc>
        <w:tc>
          <w:tcPr>
            <w:tcW w:type="dxa" w:w="2300"/>
            <w:shd w:fill="F2F7FC" w:color="auto" w:val="clear"/>
            <w:tcMar>
              <w:top w:type="dxa" w:w="45"/>
              <w:left w:type="dxa" w:w="95"/>
              <w:bottom w:type="dxa" w:w="45"/>
              <w:right w:type="dxa" w:w="95"/>
            </w:tcMar>
            <w:vAlign w:val="center"/>
          </w:tcPr>
          <w:p>
            <w:pPr>
              <w:pStyle w:val="TableCellText"/>
              <w:keepNext/>
              <w:jc w:val="center"/>
            </w:pPr>
            <w:r>
              <w:t xml:space="preserve">25.40 mm</w:t>
            </w:r>
          </w:p>
        </w:tc>
      </w:tr>
      <w:tr>
        <w:trPr>
          <w:cantSplit/>
        </w:trPr>
        <w:tc>
          <w:tcPr>
            <w:tcW w:type="dxa" w:w="1900"/>
            <w:shd w:fill="FFFFFF" w:color="auto" w:val="clear"/>
            <w:tcMar>
              <w:top w:type="dxa" w:w="45"/>
              <w:left w:type="dxa" w:w="95"/>
              <w:bottom w:type="dxa" w:w="45"/>
              <w:right w:type="dxa" w:w="95"/>
            </w:tcMar>
            <w:vAlign w:val="center"/>
          </w:tcPr>
          <w:p>
            <w:pPr>
              <w:pStyle w:val="TableCellText"/>
              <w:keepNext/>
              <w:jc w:val="center"/>
            </w:pPr>
            <w:r>
              <w:t xml:space="preserve">1701</w:t>
            </w:r>
          </w:p>
        </w:tc>
        <w:tc>
          <w:tcPr>
            <w:tcW w:type="dxa" w:w="2400"/>
            <w:shd w:fill="FFFFFF" w:color="auto" w:val="clear"/>
            <w:tcMar>
              <w:top w:type="dxa" w:w="45"/>
              <w:left w:type="dxa" w:w="95"/>
              <w:bottom w:type="dxa" w:w="45"/>
              <w:right w:type="dxa" w:w="95"/>
            </w:tcMar>
            <w:vAlign w:val="center"/>
          </w:tcPr>
          <w:p>
            <w:pPr>
              <w:pStyle w:val="TableCellText"/>
              <w:keepNext/>
              <w:jc w:val="center"/>
            </w:pPr>
            <w:r>
              <w:t xml:space="preserve">twip</w:t>
            </w:r>
          </w:p>
        </w:tc>
        <w:tc>
          <w:tcPr>
            <w:tcW w:type="dxa" w:w="2400"/>
            <w:shd w:fill="FFFFFF" w:color="auto" w:val="clear"/>
            <w:tcMar>
              <w:top w:type="dxa" w:w="45"/>
              <w:left w:type="dxa" w:w="95"/>
              <w:bottom w:type="dxa" w:w="45"/>
              <w:right w:type="dxa" w:w="95"/>
            </w:tcMar>
            <w:vAlign w:val="center"/>
          </w:tcPr>
          <w:p>
            <w:pPr>
              <w:pStyle w:val="TableCellText"/>
              <w:keepNext/>
              <w:jc w:val="center"/>
            </w:pPr>
            <w:r>
              <w:t xml:space="preserve">85.05 pt</w:t>
            </w:r>
          </w:p>
        </w:tc>
        <w:tc>
          <w:tcPr>
            <w:tcW w:type="dxa" w:w="2300"/>
            <w:shd w:fill="FFFFFF" w:color="auto" w:val="clear"/>
            <w:tcMar>
              <w:top w:type="dxa" w:w="45"/>
              <w:left w:type="dxa" w:w="95"/>
              <w:bottom w:type="dxa" w:w="45"/>
              <w:right w:type="dxa" w:w="95"/>
            </w:tcMar>
            <w:vAlign w:val="center"/>
          </w:tcPr>
          <w:p>
            <w:pPr>
              <w:pStyle w:val="TableCellText"/>
              <w:keepNext/>
              <w:jc w:val="center"/>
            </w:pPr>
            <w:r>
              <w:t xml:space="preserve">30.00 mm</w:t>
            </w:r>
          </w:p>
        </w:tc>
      </w:tr>
      <w:tr>
        <w:trPr>
          <w:cantSplit/>
        </w:trPr>
        <w:tc>
          <w:tcPr>
            <w:tcW w:type="dxa" w:w="1900"/>
            <w:shd w:fill="F2F7FC" w:color="auto" w:val="clear"/>
            <w:tcMar>
              <w:top w:type="dxa" w:w="45"/>
              <w:left w:type="dxa" w:w="95"/>
              <w:bottom w:type="dxa" w:w="45"/>
              <w:right w:type="dxa" w:w="95"/>
            </w:tcMar>
            <w:vAlign w:val="center"/>
          </w:tcPr>
          <w:p>
            <w:pPr>
              <w:pStyle w:val="TableCellText"/>
              <w:keepNext/>
              <w:jc w:val="center"/>
            </w:pPr>
            <w:r>
              <w:t xml:space="preserve">24</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half-point</w:t>
            </w:r>
          </w:p>
        </w:tc>
        <w:tc>
          <w:tcPr>
            <w:tcW w:type="dxa" w:w="2400"/>
            <w:shd w:fill="F2F7FC" w:color="auto" w:val="clear"/>
            <w:tcMar>
              <w:top w:type="dxa" w:w="45"/>
              <w:left w:type="dxa" w:w="95"/>
              <w:bottom w:type="dxa" w:w="45"/>
              <w:right w:type="dxa" w:w="95"/>
            </w:tcMar>
            <w:vAlign w:val="center"/>
          </w:tcPr>
          <w:p>
            <w:pPr>
              <w:pStyle w:val="TableCellText"/>
              <w:keepNext/>
              <w:jc w:val="center"/>
            </w:pPr>
            <w:r>
              <w:t xml:space="preserve">12.00 pt</w:t>
            </w:r>
          </w:p>
        </w:tc>
        <w:tc>
          <w:tcPr>
            <w:tcW w:type="dxa" w:w="2300"/>
            <w:shd w:fill="F2F7FC" w:color="auto" w:val="clear"/>
            <w:tcMar>
              <w:top w:type="dxa" w:w="45"/>
              <w:left w:type="dxa" w:w="95"/>
              <w:bottom w:type="dxa" w:w="45"/>
              <w:right w:type="dxa" w:w="95"/>
            </w:tcMar>
            <w:vAlign w:val="center"/>
          </w:tcPr>
          <w:p>
            <w:pPr>
              <w:pStyle w:val="TableCellText"/>
              <w:keepNext/>
              <w:jc w:val="center"/>
            </w:pPr>
            <w:r>
              <w:t xml:space="preserve">—</w:t>
            </w:r>
          </w:p>
        </w:tc>
      </w:tr>
      <w:tr>
        <w:trPr>
          <w:cantSplit/>
        </w:trPr>
        <w:tc>
          <w:tcPr>
            <w:tcW w:type="dxa" w:w="1900"/>
            <w:shd w:fill="FFFFFF" w:color="auto" w:val="clear"/>
            <w:tcMar>
              <w:top w:type="dxa" w:w="45"/>
              <w:left w:type="dxa" w:w="95"/>
              <w:bottom w:type="dxa" w:w="45"/>
              <w:right w:type="dxa" w:w="95"/>
            </w:tcMar>
            <w:vAlign w:val="center"/>
          </w:tcPr>
          <w:p>
            <w:pPr>
              <w:pStyle w:val="TableCellText"/>
              <w:keepNext w:val="false"/>
              <w:jc w:val="center"/>
            </w:pPr>
            <w:r>
              <w:t xml:space="preserve">2700000</w:t>
            </w:r>
          </w:p>
        </w:tc>
        <w:tc>
          <w:tcPr>
            <w:tcW w:type="dxa" w:w="2400"/>
            <w:shd w:fill="FFFFFF" w:color="auto" w:val="clear"/>
            <w:tcMar>
              <w:top w:type="dxa" w:w="45"/>
              <w:left w:type="dxa" w:w="95"/>
              <w:bottom w:type="dxa" w:w="45"/>
              <w:right w:type="dxa" w:w="95"/>
            </w:tcMar>
            <w:vAlign w:val="center"/>
          </w:tcPr>
          <w:p>
            <w:pPr>
              <w:pStyle w:val="TableCellText"/>
              <w:keepNext w:val="false"/>
              <w:jc w:val="center"/>
            </w:pPr>
            <w:r>
              <w:t xml:space="preserve">1/60000 degree</w:t>
            </w:r>
          </w:p>
        </w:tc>
        <w:tc>
          <w:tcPr>
            <w:tcW w:type="dxa" w:w="2400"/>
            <w:shd w:fill="FFFFFF" w:color="auto" w:val="clear"/>
            <w:tcMar>
              <w:top w:type="dxa" w:w="45"/>
              <w:left w:type="dxa" w:w="95"/>
              <w:bottom w:type="dxa" w:w="45"/>
              <w:right w:type="dxa" w:w="95"/>
            </w:tcMar>
            <w:vAlign w:val="center"/>
          </w:tcPr>
          <w:p>
            <w:pPr>
              <w:pStyle w:val="TableCellText"/>
              <w:keepNext w:val="false"/>
              <w:jc w:val="center"/>
            </w:pPr>
            <w:r>
              <w:t xml:space="preserve">45.00°</w:t>
            </w:r>
          </w:p>
        </w:tc>
        <w:tc>
          <w:tcPr>
            <w:tcW w:type="dxa" w:w="2300"/>
            <w:shd w:fill="FFFFFF" w:color="auto" w:val="clear"/>
            <w:tcMar>
              <w:top w:type="dxa" w:w="45"/>
              <w:left w:type="dxa" w:w="95"/>
              <w:bottom w:type="dxa" w:w="45"/>
              <w:right w:type="dxa" w:w="95"/>
            </w:tcMar>
            <w:vAlign w:val="center"/>
          </w:tcPr>
          <w:p>
            <w:pPr>
              <w:pStyle w:val="TableCellText"/>
              <w:keepNext w:val="false"/>
              <w:jc w:val="center"/>
            </w:pPr>
            <w:r>
              <w:t xml:space="preserve">—</w:t>
            </w:r>
          </w:p>
        </w:tc>
      </w:tr>
    </w:tbl>
    <w:p>
      <w:r>
        <w:t xml:space="preserve">A4 용지는 210 × 297 mm이며 포인트로는 595.28 × 841.89 pt다. US Letter는 612 × 792 pt, US Legal은 612 × 1008 pt로 정의되어 있다.</w:t>
      </w:r>
    </w:p>
    <w:p>
      <w:pPr>
        <w:pStyle w:val="Heading1"/>
        <w:pageBreakBefore/>
      </w:pPr>
      <w:bookmarkStart w:name="appC" w:id="124"/>
      <w:r>
        <w:t xml:space="preserve">부록 C. 참고 자료</w:t>
      </w:r>
      <w:bookmarkEnd w:id="124"/>
    </w:p>
    <w:p>
      <w:r>
        <w:t xml:space="preserve">아래 목록은 점 지시선(dot leader) 탭을 사용해 정렬했다.</w:t>
      </w:r>
    </w:p>
    <w:p>
      <w:pPr>
        <w:pStyle w:val="AppxLink"/>
        <w:tabs>
          <w:tab w:val="right" w:pos="9306" w:leader="dot"/>
        </w:tabs>
      </w:pPr>
      <w:r>
        <w:rPr>
          <w:b/>
          <w:bCs/>
          <w:color w:val="1F3864"/>
        </w:rPr>
        <w:t xml:space="preserve">저장소 (GitHub)</w:t>
      </w:r>
      <w:r>
        <w:tab/>
      </w:r>
      <w:hyperlink w:history="1" r:id="rId47pmzuj97eccxd4vajx0k">
        <w:r>
          <w:rPr>
            <w:rStyle w:val="Hyperlink"/>
            <w:sz w:val="17"/>
            <w:szCs w:val="17"/>
          </w:rPr>
          <w:t xml:space="preserve">github.com/developer0hye/office2pdf</w:t>
        </w:r>
      </w:hyperlink>
    </w:p>
    <w:p>
      <w:pPr>
        <w:pStyle w:val="AppxLink"/>
        <w:tabs>
          <w:tab w:val="right" w:pos="9306" w:leader="dot"/>
        </w:tabs>
      </w:pPr>
      <w:r>
        <w:rPr>
          <w:b/>
          <w:bCs/>
          <w:color w:val="1F3864"/>
        </w:rPr>
        <w:t xml:space="preserve">README</w:t>
      </w:r>
      <w:r>
        <w:tab/>
      </w:r>
      <w:hyperlink w:history="1" r:id="rIdxspbhtwd7-8riwvnexvkr">
        <w:r>
          <w:rPr>
            <w:rStyle w:val="Hyperlink"/>
            <w:sz w:val="17"/>
            <w:szCs w:val="17"/>
          </w:rPr>
          <w:t xml:space="preserve">저장소 루트 README.md</w:t>
        </w:r>
      </w:hyperlink>
    </w:p>
    <w:p>
      <w:pPr>
        <w:pStyle w:val="AppxLink"/>
        <w:tabs>
          <w:tab w:val="right" w:pos="9306" w:leader="dot"/>
        </w:tabs>
      </w:pPr>
      <w:r>
        <w:rPr>
          <w:b/>
          <w:bCs/>
          <w:color w:val="1F3864"/>
        </w:rPr>
        <w:t xml:space="preserve">개발 원칙</w:t>
      </w:r>
      <w:r>
        <w:tab/>
      </w:r>
      <w:hyperlink w:history="1" r:id="rIdpsu59n72kft6amor05ixt">
        <w:r>
          <w:rPr>
            <w:rStyle w:val="Hyperlink"/>
            <w:sz w:val="17"/>
            <w:szCs w:val="17"/>
          </w:rPr>
          <w:t xml:space="preserve">METHODOLOGY.md</w:t>
        </w:r>
      </w:hyperlink>
    </w:p>
    <w:p>
      <w:pPr>
        <w:pStyle w:val="AppxLink"/>
        <w:tabs>
          <w:tab w:val="right" w:pos="9306" w:leader="dot"/>
        </w:tabs>
      </w:pPr>
      <w:r>
        <w:rPr>
          <w:b/>
          <w:bCs/>
          <w:color w:val="1F3864"/>
        </w:rPr>
        <w:t xml:space="preserve">제품 요구 정의</w:t>
      </w:r>
      <w:r>
        <w:tab/>
      </w:r>
      <w:hyperlink w:history="1" r:id="rIdted74kpe2gbs8pw0iipel">
        <w:r>
          <w:rPr>
            <w:rStyle w:val="Hyperlink"/>
            <w:sz w:val="17"/>
            <w:szCs w:val="17"/>
          </w:rPr>
          <w:t xml:space="preserve">PRD.md</w:t>
        </w:r>
      </w:hyperlink>
    </w:p>
    <w:p>
      <w:pPr>
        <w:pStyle w:val="AppxLink"/>
        <w:tabs>
          <w:tab w:val="right" w:pos="9306" w:leader="dot"/>
        </w:tabs>
      </w:pPr>
      <w:r>
        <w:rPr>
          <w:b/>
          <w:bCs/>
          <w:color w:val="1F3864"/>
        </w:rPr>
        <w:t xml:space="preserve">PPTX 폰트 해상 설계</w:t>
      </w:r>
      <w:r>
        <w:tab/>
      </w:r>
      <w:hyperlink w:history="1" r:id="rIdfyzy9xhcl4jacm5jozk8g">
        <w:r>
          <w:rPr>
            <w:rStyle w:val="Hyperlink"/>
            <w:sz w:val="17"/>
            <w:szCs w:val="17"/>
          </w:rPr>
          <w:t xml:space="preserve">PPTX_FONT_RESOLUTION.md</w:t>
        </w:r>
      </w:hyperlink>
    </w:p>
    <w:p>
      <w:pPr>
        <w:pStyle w:val="AppxLink"/>
        <w:tabs>
          <w:tab w:val="right" w:pos="9306" w:leader="dot"/>
        </w:tabs>
      </w:pPr>
      <w:r>
        <w:rPr>
          <w:b/>
          <w:bCs/>
          <w:color w:val="1F3864"/>
        </w:rPr>
        <w:t xml:space="preserve">라이선스 원문</w:t>
      </w:r>
      <w:r>
        <w:tab/>
      </w:r>
      <w:hyperlink w:history="1" r:id="rIdt5he608jkncp7vmldbuxr">
        <w:r>
          <w:rPr>
            <w:rStyle w:val="Hyperlink"/>
            <w:sz w:val="17"/>
            <w:szCs w:val="17"/>
          </w:rPr>
          <w:t xml:space="preserve">LICENSE (Apache-2.0)</w:t>
        </w:r>
      </w:hyperlink>
    </w:p>
    <w:p>
      <w:pPr>
        <w:pStyle w:val="AppxLink"/>
        <w:tabs>
          <w:tab w:val="right" w:pos="9306" w:leader="dot"/>
        </w:tabs>
      </w:pPr>
      <w:r>
        <w:rPr>
          <w:b/>
          <w:bCs/>
          <w:color w:val="1F3864"/>
        </w:rPr>
        <w:t xml:space="preserve">패키지 (crates.io)</w:t>
      </w:r>
      <w:r>
        <w:tab/>
      </w:r>
      <w:hyperlink w:history="1" r:id="rIdf20ynzwl8hcgjkkvxukwj">
        <w:r>
          <w:rPr>
            <w:rStyle w:val="Hyperlink"/>
            <w:sz w:val="17"/>
            <w:szCs w:val="17"/>
          </w:rPr>
          <w:t xml:space="preserve">crates.io/crates/office2pdf</w:t>
        </w:r>
      </w:hyperlink>
    </w:p>
    <w:p>
      <w:pPr>
        <w:pStyle w:val="AppxLink"/>
        <w:tabs>
          <w:tab w:val="right" w:pos="9306" w:leader="dot"/>
        </w:tabs>
      </w:pPr>
      <w:r>
        <w:rPr>
          <w:b/>
          <w:bCs/>
          <w:color w:val="1F3864"/>
        </w:rPr>
        <w:t xml:space="preserve">API 문서 (docs.rs)</w:t>
      </w:r>
      <w:r>
        <w:tab/>
      </w:r>
      <w:hyperlink w:history="1" r:id="rIdvoch34unouatrg3pgdgbt">
        <w:r>
          <w:rPr>
            <w:rStyle w:val="Hyperlink"/>
            <w:sz w:val="17"/>
            <w:szCs w:val="17"/>
          </w:rPr>
          <w:t xml:space="preserve">docs.rs/office2pdf</w:t>
        </w:r>
      </w:hyperlink>
    </w:p>
    <w:p>
      <w:pPr>
        <w:pStyle w:val="AppxLink"/>
        <w:tabs>
          <w:tab w:val="right" w:pos="9306" w:leader="dot"/>
        </w:tabs>
      </w:pPr>
      <w:r>
        <w:rPr>
          <w:b/>
          <w:bCs/>
          <w:color w:val="1F3864"/>
        </w:rPr>
        <w:t xml:space="preserve">릴리스 목록</w:t>
      </w:r>
      <w:r>
        <w:tab/>
      </w:r>
      <w:hyperlink w:history="1" r:id="rIdlxjnzk04d817tltrf_msk">
        <w:r>
          <w:rPr>
            <w:rStyle w:val="Hyperlink"/>
            <w:sz w:val="17"/>
            <w:szCs w:val="17"/>
          </w:rPr>
          <w:t xml:space="preserve">GitHub Releases</w:t>
        </w:r>
      </w:hyperlink>
    </w:p>
    <w:p>
      <w:pPr>
        <w:pStyle w:val="AppxLink"/>
        <w:tabs>
          <w:tab w:val="right" w:pos="9306" w:leader="dot"/>
        </w:tabs>
      </w:pPr>
      <w:r>
        <w:rPr>
          <w:b/>
          <w:bCs/>
          <w:color w:val="1F3864"/>
        </w:rPr>
        <w:t xml:space="preserve">이슈 트래커</w:t>
      </w:r>
      <w:r>
        <w:tab/>
      </w:r>
      <w:hyperlink w:history="1" r:id="rIdvfno-udlaeeczjxzxqra_">
        <w:r>
          <w:rPr>
            <w:rStyle w:val="Hyperlink"/>
            <w:sz w:val="17"/>
            <w:szCs w:val="17"/>
          </w:rPr>
          <w:t xml:space="preserve">GitHub Issues</w:t>
        </w:r>
      </w:hyperlink>
    </w:p>
    <w:p>
      <w:pPr>
        <w:pStyle w:val="AppxLink"/>
        <w:tabs>
          <w:tab w:val="right" w:pos="9306" w:leader="dot"/>
        </w:tabs>
      </w:pPr>
      <w:r>
        <w:rPr>
          <w:b/>
          <w:bCs/>
          <w:color w:val="1F3864"/>
        </w:rPr>
        <w:t xml:space="preserve">조판 엔진</w:t>
      </w:r>
      <w:r>
        <w:tab/>
      </w:r>
      <w:hyperlink w:history="1" r:id="rIdmif6uqavbzfdklqcferpx">
        <w:r>
          <w:rPr>
            <w:rStyle w:val="Hyperlink"/>
            <w:sz w:val="17"/>
            <w:szCs w:val="17"/>
          </w:rPr>
          <w:t xml:space="preserve">Typst</w:t>
        </w:r>
      </w:hyperlink>
    </w:p>
    <w:p>
      <w:pPr>
        <w:pBdr>
          <w:bottom w:val="single" w:color="7F7F7F" w:sz="6" w:space="1"/>
        </w:pBdr>
        <w:spacing w:after="200" w:before="120"/>
      </w:pPr>
      <w:r>
        <w:rPr>
          <w:sz w:val="2"/>
          <w:szCs w:val="2"/>
        </w:rPr>
        <w:t xml:space="preserve"/>
      </w:r>
    </w:p>
    <w:p>
      <w:pPr>
        <w:pStyle w:val="Heading2"/>
      </w:pPr>
      <w:r>
        <w:t xml:space="preserve">문서 종료</w:t>
      </w:r>
    </w:p>
    <w:p>
      <w:r>
        <w:t xml:space="preserve">본 문서는 공개 저장소의 소스와 문서를 근거로 작성된 기술 소개 자료다. 저장소는 활발히 개발되고 있으므로, 최신 기능과 지원 범위는 </w:t>
      </w:r>
      <w:hyperlink w:history="1" r:id="rId8qgov13zf2sei3meu269n">
        <w:r>
          <w:rPr>
            <w:rStyle w:val="Hyperlink"/>
          </w:rPr>
          <w:t xml:space="preserve">원 저장소</w:t>
        </w:r>
      </w:hyperlink>
      <w:r>
        <w:t xml:space="preserve">에서 확인하기를 권한다.</w:t>
      </w:r>
    </w:p>
    <w:p>
      <w:pPr>
        <w:pBdr>
          <w:top w:val="double" w:color="1F3864" w:sz="6" w:space="8"/>
        </w:pBdr>
        <w:spacing w:before="300"/>
        <w:jc w:val="center"/>
      </w:pPr>
      <w:r>
        <w:rPr>
          <w:b/>
          <w:bCs/>
          <w:color w:val="1F3864"/>
          <w:spacing w:val="30"/>
        </w:rPr>
        <w:t xml:space="preserve">문서 끝</w:t>
      </w:r>
    </w:p>
    <w:sectPr>
      <w:headerReference w:type="default" r:id="rId17"/>
      <w:footerReference w:type="default" r:id="rId18"/>
      <w:pgSz w:w="11906" w:h="16838" w:orient="portrait"/>
      <w:pgMar w:top="1180" w:right="1300" w:bottom="1080" w:left="1300" w:header="6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REV" w:author="문서 검토자" w:date="2026-07-27T09:00:00.000Z">
    <w:p>
      <w:pPr>
        <w:pStyle w:val="FootnoteBody"/>
      </w:pPr>
      <w:r>
        <w:t xml:space="preserve">적용 범위는 v0.6.4 태그 기준으로 고정했습니다. 마이너 릴리스마다 재검증이 필요합니다.</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06"/>
      </w:tabs>
      <w:spacing w:before="60"/>
      <w:jc w:val="left"/>
    </w:pPr>
    <w:r>
      <w:rPr>
        <w:color w:val="7F7F7F"/>
        <w:sz w:val="15"/>
        <w:szCs w:val="15"/>
      </w:rPr>
      <w:t xml:space="preserve">Apache-2.0  ·  github.com/developer0hye/office2pdf</w:t>
    </w:r>
    <w:r>
      <w:tab/>
    </w:r>
    <w:r>
      <w:rPr>
        <w:b/>
        <w:bCs/>
        <w:color w:val="1F3864"/>
        <w:sz w:val="16"/>
        <w:szCs w:val="16"/>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Body"/>
      </w:pPr>
      <w:r>
        <w:rPr>
          <w:rStyle w:val="FootnoteReference"/>
        </w:rPr>
        <w:footnoteRef/>
      </w:r>
      <w:r>
        <w:t xml:space="preserve">서버 환경에서 LibreOffice를 호출하는 방식은 프로세스당 사용자 프로필 디렉터리를 점유하기 때문에, 동시 변환 요청을 처리할 때 프로필 격리와 잠금 파일 정리를 별도로 설계해야 한다.</w:t>
      </w:r>
    </w:p>
  </w:footnote>
  <w:footnote w:id="2">
    <w:p>
      <w:pPr>
        <w:pStyle w:val="FootnoteBody"/>
      </w:pPr>
      <w:r>
        <w:rPr>
          <w:rStyle w:val="FootnoteReference"/>
        </w:rPr>
        <w:footnoteRef/>
      </w:r>
      <w:r>
        <w:t xml:space="preserve">OLE2(Object Linking and Embedding 2) 복합 파일은 .doc/.xls/.ppt 등 레거시 이진 형식과 암호화된 OOXML 패키지가 공통으로 사용하는 컨테이너 형식이다.</w:t>
      </w:r>
    </w:p>
  </w:footnote>
  <w:footnote w:id="3">
    <w:p>
      <w:pPr>
        <w:pStyle w:val="FootnoteBody"/>
      </w:pPr>
      <w:r>
        <w:rPr>
          <w:rStyle w:val="FootnoteReference"/>
        </w:rPr>
        <w:footnoteRef/>
      </w:r>
      <w:r>
        <w:t xml:space="preserve">해당 동작은 저장소 이슈 #393과 #518에서 각각 논의된 내용이며, 코드 주석에 이슈 번호가 함께 기록되어 있다.</w:t>
      </w:r>
    </w:p>
  </w:footnote>
  <w:footnote w:id="4">
    <w:p>
      <w:pPr>
        <w:pStyle w:val="FootnoteBody"/>
      </w:pPr>
      <w:r>
        <w:rPr>
          <w:rStyle w:val="FootnoteReference"/>
        </w:rPr>
        <w:footnoteRef/>
      </w:r>
      <w:r>
        <w:t xml:space="preserve">해당 동작은 저장소 이슈 #474에서 정리되었으며, IR 필드 주석에 근거가 명시되어 있다.</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전면부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본문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본문 — 가로 편집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본문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부록 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306"/>
      </w:tabs>
      <w:spacing w:after="0"/>
    </w:pPr>
    <w:r>
      <w:rPr>
        <w:b/>
        <w:bCs/>
        <w:color w:val="1F3864"/>
        <w:sz w:val="16"/>
        <w:szCs w:val="16"/>
      </w:rPr>
      <w:t xml:space="preserve">office2pdf 기술 소개서</w:t>
    </w:r>
    <w:r>
      <w:tab/>
    </w:r>
    <w:r>
      <w:rPr>
        <w:color w:val="7F7F7F"/>
        <w:sz w:val="16"/>
        <w:szCs w:val="16"/>
      </w:rPr>
      <w:t xml:space="preserve">부록 B ·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3"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4" w15:restartNumberingAfterBreak="0">
    <w:multiLevelType w:val="hybridMultilevel"/>
    <w:lvl w:ilvl="0" w15:tentative="1">
      <w:start w:val="1"/>
      <w:numFmt w:val="decimal"/>
      <w:lvlText w:val="%1."/>
      <w:lvlJc w:val="start"/>
      <w:pPr>
        <w:ind w:left="400" w:hanging="280"/>
      </w:pPr>
      <w:rPr>
        <w:b/>
        <w:bCs/>
        <w:color w:val="1F3864"/>
      </w:rPr>
    </w:lvl>
    <w:lvl w:ilvl="1" w15:tentative="1">
      <w:start w:val="1"/>
      <w:numFmt w:val="lowerLetter"/>
      <w:lvlText w:val="%2)"/>
      <w:lvlJc w:val="start"/>
      <w:pPr>
        <w:ind w:left="800" w:hanging="300"/>
      </w:pPr>
      <w:rPr>
        <w:color w:val="2E74B5"/>
      </w:rPr>
    </w:lvl>
    <w:lvl w:ilvl="2" w15:tentative="1">
      <w:start w:val="1"/>
      <w:numFmt w:val="lowerRoman"/>
      <w:lvlText w:val="%3."/>
      <w:lvlJc w:val="start"/>
      <w:pPr>
        <w:ind w:left="1200" w:hanging="300"/>
      </w:pPr>
    </w:lvl>
  </w:abstractNum>
  <w:abstractNum w:abstractNumId="5"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6" w15:restartNumberingAfterBreak="0">
    <w:multiLevelType w:val="hybridMultilevel"/>
    <w:lvl w:ilvl="0" w15:tentative="1">
      <w:start w:val="1"/>
      <w:numFmt w:val="decimal"/>
      <w:lvlText w:val="%1."/>
      <w:lvlJc w:val="start"/>
      <w:pPr>
        <w:ind w:left="400" w:hanging="280"/>
      </w:pPr>
      <w:rPr>
        <w:b/>
        <w:bCs/>
        <w:color w:val="1F3864"/>
      </w:rPr>
    </w:lvl>
    <w:lvl w:ilvl="1" w15:tentative="1">
      <w:start w:val="1"/>
      <w:numFmt w:val="lowerLetter"/>
      <w:lvlText w:val="%2)"/>
      <w:lvlJc w:val="start"/>
      <w:pPr>
        <w:ind w:left="800" w:hanging="300"/>
      </w:pPr>
      <w:rPr>
        <w:color w:val="2E74B5"/>
      </w:rPr>
    </w:lvl>
    <w:lvl w:ilvl="2" w15:tentative="1">
      <w:start w:val="1"/>
      <w:numFmt w:val="lowerRoman"/>
      <w:lvlText w:val="%3."/>
      <w:lvlJc w:val="start"/>
      <w:pPr>
        <w:ind w:left="1200" w:hanging="300"/>
      </w:pPr>
    </w:lvl>
  </w:abstractNum>
  <w:abstractNum w:abstractNumId="7"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8"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9" w15:restartNumberingAfterBreak="0">
    <w:multiLevelType w:val="hybridMultilevel"/>
    <w:lvl w:ilvl="0" w15:tentative="1">
      <w:start w:val="1"/>
      <w:numFmt w:val="decimalEnclosedCircle"/>
      <w:lvlText w:val="%1"/>
      <w:lvlJc w:val="start"/>
      <w:pPr>
        <w:ind w:left="400" w:hanging="280"/>
      </w:pPr>
      <w:rPr>
        <w:b/>
        <w:bCs/>
        <w:color w:val="C55A11"/>
      </w:rPr>
    </w:lvl>
  </w:abstractNum>
  <w:abstractNum w:abstractNumId="10"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11"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12" w15:restartNumberingAfterBreak="0">
    <w:multiLevelType w:val="hybridMultilevel"/>
    <w:lvl w:ilvl="0" w15:tentative="1">
      <w:start w:val="1"/>
      <w:numFmt w:val="decimal"/>
      <w:lvlText w:val="%1."/>
      <w:lvlJc w:val="start"/>
      <w:pPr>
        <w:ind w:left="400" w:hanging="280"/>
      </w:pPr>
      <w:rPr>
        <w:b/>
        <w:bCs/>
        <w:color w:val="1F3864"/>
      </w:rPr>
    </w:lvl>
    <w:lvl w:ilvl="1" w15:tentative="1">
      <w:start w:val="1"/>
      <w:numFmt w:val="lowerLetter"/>
      <w:lvlText w:val="%2)"/>
      <w:lvlJc w:val="start"/>
      <w:pPr>
        <w:ind w:left="800" w:hanging="300"/>
      </w:pPr>
      <w:rPr>
        <w:color w:val="2E74B5"/>
      </w:rPr>
    </w:lvl>
    <w:lvl w:ilvl="2" w15:tentative="1">
      <w:start w:val="1"/>
      <w:numFmt w:val="lowerRoman"/>
      <w:lvlText w:val="%3."/>
      <w:lvlJc w:val="start"/>
      <w:pPr>
        <w:ind w:left="1200" w:hanging="300"/>
      </w:pPr>
    </w:lvl>
  </w:abstractNum>
  <w:abstractNum w:abstractNumId="13"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14"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15" w15:restartNumberingAfterBreak="0">
    <w:multiLevelType w:val="hybridMultilevel"/>
    <w:lvl w:ilvl="0" w15:tentative="1">
      <w:start w:val="1"/>
      <w:numFmt w:val="decimal"/>
      <w:lvlText w:val="%1."/>
      <w:lvlJc w:val="start"/>
      <w:pPr>
        <w:ind w:left="400" w:hanging="280"/>
      </w:pPr>
      <w:rPr>
        <w:b/>
        <w:bCs/>
        <w:color w:val="1F3864"/>
      </w:rPr>
    </w:lvl>
    <w:lvl w:ilvl="1" w15:tentative="1">
      <w:start w:val="1"/>
      <w:numFmt w:val="lowerLetter"/>
      <w:lvlText w:val="%2)"/>
      <w:lvlJc w:val="start"/>
      <w:pPr>
        <w:ind w:left="800" w:hanging="300"/>
      </w:pPr>
      <w:rPr>
        <w:color w:val="2E74B5"/>
      </w:rPr>
    </w:lvl>
    <w:lvl w:ilvl="2" w15:tentative="1">
      <w:start w:val="1"/>
      <w:numFmt w:val="lowerRoman"/>
      <w:lvlText w:val="%3."/>
      <w:lvlJc w:val="start"/>
      <w:pPr>
        <w:ind w:left="1200" w:hanging="300"/>
      </w:pPr>
    </w:lvl>
  </w:abstractNum>
  <w:abstractNum w:abstractNumId="16" w15:restartNumberingAfterBreak="0">
    <w:multiLevelType w:val="hybridMultilevel"/>
    <w:lvl w:ilvl="0" w15:tentative="1">
      <w:start w:val="1"/>
      <w:numFmt w:val="decimalEnclosedCircle"/>
      <w:lvlText w:val="%1"/>
      <w:lvlJc w:val="start"/>
      <w:pPr>
        <w:ind w:left="400" w:hanging="280"/>
      </w:pPr>
      <w:rPr>
        <w:b/>
        <w:bCs/>
        <w:color w:val="C55A11"/>
      </w:rPr>
    </w:lvl>
  </w:abstractNum>
  <w:abstractNum w:abstractNumId="17"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abstractNum w:abstractNumId="18" w15:restartNumberingAfterBreak="0">
    <w:multiLevelType w:val="hybridMultilevel"/>
    <w:lvl w:ilvl="0" w15:tentative="1">
      <w:start w:val="1"/>
      <w:numFmt w:val="bullet"/>
      <w:lvlText w:val="●"/>
      <w:lvlJc w:val="left"/>
      <w:pPr>
        <w:ind w:left="360" w:hanging="240"/>
      </w:pPr>
      <w:rPr>
        <w:color w:val="2E74B5"/>
      </w:rPr>
    </w:lvl>
    <w:lvl w:ilvl="1" w15:tentative="1">
      <w:start w:val="1"/>
      <w:numFmt w:val="bullet"/>
      <w:lvlText w:val="○"/>
      <w:lvlJc w:val="left"/>
      <w:pPr>
        <w:ind w:left="720" w:hanging="240"/>
      </w:pPr>
      <w:rPr>
        <w:color w:val="C55A11"/>
      </w:rPr>
    </w:lvl>
    <w:lvl w:ilvl="2" w15:tentative="1">
      <w:start w:val="1"/>
      <w:numFmt w:val="bullet"/>
      <w:lvlText w:val="▪"/>
      <w:lvlJc w:val="left"/>
      <w:pPr>
        <w:ind w:left="1080" w:hanging="240"/>
      </w:pPr>
      <w:rPr>
        <w:color w:val="7F7F7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맑은 고딕" w:hAnsi="Calibri"/>
        <w:color w:val="212121"/>
        <w:sz w:val="20"/>
        <w:szCs w:val="20"/>
      </w:rPr>
    </w:rPrDefault>
    <w:pPrDefault>
      <w:pPr>
        <w:spacing w:after="100" w:line="278"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2E74B5" w:sz="12" w:space="6"/>
      </w:pBdr>
      <w:spacing w:after="150" w:before="280"/>
      <w:jc w:val="left"/>
      <w:outlineLvl w:val="0"/>
    </w:pPr>
    <w:rPr>
      <w:rFonts w:ascii="Calibri" w:eastAsia="맑은 고딕"/>
      <w:b/>
      <w:bCs/>
      <w:color w:val="1F3864"/>
      <w:sz w:val="30"/>
      <w:szCs w:val="30"/>
    </w:rPr>
  </w:style>
  <w:style w:type="paragraph" w:styleId="Heading2">
    <w:name w:val="Heading 2"/>
    <w:basedOn w:val="Normal"/>
    <w:next w:val="Normal"/>
    <w:qFormat/>
    <w:pPr>
      <w:spacing w:after="110" w:before="240"/>
      <w:jc w:val="left"/>
      <w:outlineLvl w:val="1"/>
    </w:pPr>
    <w:rPr>
      <w:rFonts w:ascii="Calibri" w:eastAsia="맑은 고딕"/>
      <w:b/>
      <w:bCs/>
      <w:color w:val="2E74B5"/>
      <w:sz w:val="24"/>
      <w:szCs w:val="24"/>
    </w:rPr>
  </w:style>
  <w:style w:type="paragraph" w:styleId="Heading3">
    <w:name w:val="Heading 3"/>
    <w:basedOn w:val="Normal"/>
    <w:next w:val="Normal"/>
    <w:qFormat/>
    <w:pPr>
      <w:spacing w:after="80" w:before="190"/>
      <w:jc w:val="left"/>
      <w:outlineLvl w:val="2"/>
    </w:pPr>
    <w:rPr>
      <w:rFonts w:ascii="Calibri" w:eastAsia="맑은 고딕"/>
      <w:b/>
      <w:bCs/>
      <w:color w:val="212121"/>
      <w:sz w:val="21"/>
      <w:szCs w:val="21"/>
    </w:rPr>
  </w:style>
  <w:style w:type="paragraph" w:styleId="Heading4">
    <w:name w:val="Heading 4"/>
    <w:basedOn w:val="Normal"/>
    <w:next w:val="Normal"/>
    <w:qFormat/>
    <w:pPr>
      <w:spacing w:after="80" w:before="180"/>
      <w:outlineLvl w:val="3"/>
    </w:pPr>
    <w:rPr>
      <w:rFonts w:ascii="Calibri" w:eastAsia="맑은 고딕"/>
      <w:b/>
      <w:bCs/>
      <w:i/>
      <w:iCs/>
      <w:color w:val="7F7F7F"/>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40" w:line="272"/>
    </w:pPr>
    <w:rPr>
      <w:sz w:val="20"/>
      <w:szCs w:val="20"/>
    </w:rPr>
  </w:style>
  <w:style w:type="character" w:styleId="Hyperlink">
    <w:name w:val="Hyperlink"/>
    <w:basedOn w:val="DefaultParagraphFont"/>
    <w:uiPriority w:val="99"/>
    <w:unhideWhenUsed/>
    <w:rPr>
      <w:color w:val="2E74B5"/>
      <w:u w:val="single"/>
    </w:rPr>
  </w:style>
  <w:style w:type="character" w:styleId="FootnoteReference">
    <w:name w:val="footnote reference"/>
    <w:basedOn w:val="DefaultParagraphFont"/>
    <w:uiPriority w:val="99"/>
    <w:semiHidden/>
    <w:unhideWhenUsed/>
    <w:rPr>
      <w:b/>
      <w:bCs/>
      <w:color w:val="2E74B5"/>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next w:val="Normal"/>
    <w:pPr>
      <w:spacing w:after="120" w:before="200" w:line="300"/>
      <w:jc w:val="center"/>
    </w:pPr>
    <w:rPr>
      <w:rFonts w:ascii="Calibri" w:eastAsia="맑은 고딕"/>
      <w:b/>
      <w:bCs/>
      <w:color w:val="1F3864"/>
      <w:sz w:val="64"/>
      <w:szCs w:val="64"/>
    </w:rPr>
  </w:style>
  <w:style w:type="paragraph" w:styleId="CoverSub">
    <w:name w:val="Cover Subtitle"/>
    <w:basedOn w:val="Normal"/>
    <w:next w:val="Normal"/>
    <w:pPr>
      <w:spacing w:after="200"/>
      <w:jc w:val="center"/>
    </w:pPr>
    <w:rPr>
      <w:color w:val="2E74B5"/>
      <w:spacing w:val="14"/>
      <w:sz w:val="26"/>
      <w:szCs w:val="26"/>
    </w:rPr>
  </w:style>
  <w:style w:type="paragraph" w:styleId="CoverMeta">
    <w:name w:val="Cover Meta"/>
    <w:basedOn w:val="Normal"/>
    <w:next w:val="Normal"/>
    <w:pPr>
      <w:spacing w:after="60"/>
      <w:jc w:val="center"/>
    </w:pPr>
    <w:rPr>
      <w:color w:val="7F7F7F"/>
      <w:sz w:val="18"/>
      <w:szCs w:val="18"/>
    </w:rPr>
  </w:style>
  <w:style w:type="paragraph" w:styleId="Code">
    <w:name w:val="Code Block"/>
    <w:basedOn w:val="Normal"/>
    <w:next w:val="Code"/>
    <w:pPr>
      <w:shd w:fill="F2F2F2" w:color="auto" w:val="clear"/>
      <w:spacing w:after="0" w:before="0" w:line="226" w:lineRule="auto"/>
      <w:ind w:left="240"/>
      <w:contextualSpacing/>
      <w:jc w:val="left"/>
    </w:pPr>
    <w:rPr>
      <w:rFonts w:ascii="Consolas" w:eastAsia="Consolas" w:hAnsi="Consolas"/>
      <w:color w:val="1B3A57"/>
      <w:sz w:val="16"/>
      <w:szCs w:val="16"/>
    </w:rPr>
  </w:style>
  <w:style w:type="paragraph" w:styleId="Caption">
    <w:name w:val="Figure Caption"/>
    <w:basedOn w:val="Normal"/>
    <w:next w:val="Normal"/>
    <w:pPr>
      <w:spacing w:after="150" w:before="70"/>
      <w:jc w:val="center"/>
    </w:pPr>
    <w:rPr>
      <w:i/>
      <w:iCs/>
      <w:color w:val="7F7F7F"/>
      <w:sz w:val="17"/>
      <w:szCs w:val="17"/>
    </w:rPr>
  </w:style>
  <w:style w:type="paragraph" w:styleId="Quote">
    <w:name w:val="Pull Quote"/>
    <w:basedOn w:val="Normal"/>
    <w:next w:val="Normal"/>
    <w:pPr>
      <w:pBdr>
        <w:left w:val="single" w:color="2E74B5" w:sz="18" w:space="12"/>
      </w:pBdr>
      <w:spacing w:after="200" w:before="160"/>
      <w:ind w:left="480" w:right="320"/>
    </w:pPr>
    <w:rPr>
      <w:i/>
      <w:iCs/>
      <w:color w:val="1F3864"/>
      <w:sz w:val="20"/>
      <w:szCs w:val="20"/>
    </w:rPr>
  </w:style>
  <w:style w:type="paragraph" w:styleId="Callout">
    <w:name w:val="Callout Box"/>
    <w:basedOn w:val="Normal"/>
    <w:next w:val="Normal"/>
    <w:pPr>
      <w:pBdr>
        <w:top w:val="single" w:color="BF8F00" w:sz="6" w:space="8"/>
        <w:left w:val="single" w:color="BF8F00" w:sz="18" w:space="8"/>
        <w:bottom w:val="single" w:color="BF8F00" w:sz="6" w:space="8"/>
        <w:right w:val="single" w:color="BF8F00" w:sz="6" w:space="8"/>
      </w:pBdr>
      <w:shd w:fill="FFF2CC" w:color="auto" w:val="clear"/>
      <w:spacing w:after="160" w:before="130" w:line="276"/>
      <w:ind w:left="200" w:right="200"/>
    </w:pPr>
    <w:rPr>
      <w:color w:val="833C00"/>
      <w:sz w:val="19"/>
      <w:szCs w:val="19"/>
    </w:rPr>
  </w:style>
  <w:style w:type="paragraph" w:styleId="TableHead">
    <w:name w:val="Table Head"/>
    <w:basedOn w:val="Normal"/>
    <w:next w:val="Normal"/>
    <w:pPr>
      <w:spacing w:after="40" w:before="40" w:line="264"/>
      <w:jc w:val="center"/>
    </w:pPr>
    <w:rPr>
      <w:b/>
      <w:bCs/>
      <w:color w:val="FFFFFF"/>
      <w:sz w:val="17"/>
      <w:szCs w:val="17"/>
    </w:rPr>
  </w:style>
  <w:style w:type="paragraph" w:styleId="TableCellText">
    <w:name w:val="Table Cell Text"/>
    <w:basedOn w:val="Normal"/>
    <w:next w:val="Normal"/>
    <w:pPr>
      <w:spacing w:after="20" w:before="20" w:line="252"/>
      <w:jc w:val="left"/>
    </w:pPr>
    <w:rPr>
      <w:sz w:val="17"/>
      <w:szCs w:val="17"/>
    </w:rPr>
  </w:style>
  <w:style w:type="paragraph" w:styleId="TableCellMono">
    <w:name w:val="Table Cell Mono"/>
    <w:basedOn w:val="TableCellText"/>
    <w:next w:val="TableCellText"/>
    <w:pPr>
      <w:spacing w:after="20" w:before="20" w:line="252"/>
      <w:jc w:val="left"/>
    </w:pPr>
    <w:rPr>
      <w:rFonts w:ascii="Consolas" w:eastAsia="Consolas" w:hAnsi="Consolas"/>
      <w:color w:val="1B3A57"/>
      <w:sz w:val="16"/>
      <w:szCs w:val="16"/>
    </w:rPr>
  </w:style>
  <w:style w:type="paragraph" w:styleId="FootnoteBody">
    <w:name w:val="Footnote Body"/>
    <w:basedOn w:val="Normal"/>
    <w:next w:val="FootnoteBody"/>
    <w:pPr>
      <w:spacing w:after="0" w:line="240"/>
      <w:jc w:val="left"/>
    </w:pPr>
    <w:rPr>
      <w:color w:val="404040"/>
      <w:sz w:val="16"/>
      <w:szCs w:val="16"/>
    </w:rPr>
  </w:style>
  <w:style w:type="paragraph" w:styleId="TOCH">
    <w:name w:val="TOC Heading"/>
    <w:basedOn w:val="Normal"/>
    <w:next w:val="Normal"/>
    <w:pPr>
      <w:pBdr>
        <w:bottom w:val="double" w:color="1F3864" w:sz="6" w:space="8"/>
      </w:pBdr>
      <w:spacing w:after="320"/>
      <w:jc w:val="center"/>
    </w:pPr>
    <w:rPr>
      <w:b/>
      <w:bCs/>
      <w:color w:val="1F3864"/>
      <w:sz w:val="32"/>
      <w:szCs w:val="32"/>
    </w:rPr>
  </w:style>
  <w:style w:type="paragraph" w:styleId="AppxLink">
    <w:name w:val="Appendix Link"/>
    <w:basedOn w:val="Normal"/>
    <w:next w:val="AppxLink"/>
    <w:pPr>
      <w:spacing w:after="62" w:line="258"/>
      <w:jc w:val="left"/>
    </w:pPr>
    <w:rPr>
      <w:sz w:val="18"/>
      <w:szCs w:val="18"/>
    </w:rPr>
  </w:style>
  <w:style w:type="character" w:styleId="InlineCode">
    <w:name w:val="Inline Code"/>
    <w:basedOn w:val="DefaultParagraphFont"/>
    <w:uiPriority w:val="99"/>
    <w:unhideWhenUsed/>
    <w:rPr>
      <w:rFonts w:ascii="Consolas" w:eastAsia="Consolas" w:hAnsi="Consolas"/>
      <w:color w:val="A31515"/>
      <w:sz w:val="17"/>
      <w:szCs w:val="17"/>
      <w:shd w:fill="F7F1F1" w:color="auto" w:val="clear"/>
    </w:rPr>
  </w:style>
  <w:style w:type="character" w:styleId="KeyTerm">
    <w:name w:val="Key Term"/>
    <w:basedOn w:val="DefaultParagraphFont"/>
    <w:uiPriority w:val="99"/>
    <w:unhideWhenUsed/>
    <w:rPr>
      <w:b/>
      <w:bCs/>
      <w:color w:val="1F3864"/>
    </w:rPr>
  </w:style>
  <w:style w:type="character" w:styleId="Warn">
    <w:name w:val="Warning Text"/>
    <w:basedOn w:val="DefaultParagraphFont"/>
    <w:uiPriority w:val="99"/>
    <w:unhideWhenUsed/>
    <w:rPr>
      <w:b/>
      <w:bCs/>
      <w:color w:val="C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o6pziwqorr_5kvhrvefnk" Type="http://schemas.openxmlformats.org/officeDocument/2006/relationships/hyperlink" Target="https://github.com/developer0hye/office2pdf" TargetMode="External"/><Relationship Id="rIdtv5mgjrfudhiwmf5w3q4z" Type="http://schemas.openxmlformats.org/officeDocument/2006/relationships/hyperlink" Target="https://github.com/developer0hye/office2pdf" TargetMode="External"/><Relationship Id="rId47pmzuj97eccxd4vajx0k" Type="http://schemas.openxmlformats.org/officeDocument/2006/relationships/hyperlink" Target="https://github.com/developer0hye/office2pdf" TargetMode="External"/><Relationship Id="rIdxspbhtwd7-8riwvnexvkr" Type="http://schemas.openxmlformats.org/officeDocument/2006/relationships/hyperlink" Target="https://github.com/developer0hye/office2pdf/blob/main/README.md" TargetMode="External"/><Relationship Id="rIdpsu59n72kft6amor05ixt" Type="http://schemas.openxmlformats.org/officeDocument/2006/relationships/hyperlink" Target="https://github.com/developer0hye/office2pdf/blob/main/METHODOLOGY.md" TargetMode="External"/><Relationship Id="rIdted74kpe2gbs8pw0iipel" Type="http://schemas.openxmlformats.org/officeDocument/2006/relationships/hyperlink" Target="https://github.com/developer0hye/office2pdf/blob/main/PRD.md" TargetMode="External"/><Relationship Id="rIdfyzy9xhcl4jacm5jozk8g" Type="http://schemas.openxmlformats.org/officeDocument/2006/relationships/hyperlink" Target="https://github.com/developer0hye/office2pdf/blob/main/PPTX_FONT_RESOLUTION.md" TargetMode="External"/><Relationship Id="rIdt5he608jkncp7vmldbuxr" Type="http://schemas.openxmlformats.org/officeDocument/2006/relationships/hyperlink" Target="https://github.com/developer0hye/office2pdf/blob/main/LICENSE" TargetMode="External"/><Relationship Id="rIdf20ynzwl8hcgjkkvxukwj" Type="http://schemas.openxmlformats.org/officeDocument/2006/relationships/hyperlink" Target="https://crates.io/crates/office2pdf" TargetMode="External"/><Relationship Id="rIdvoch34unouatrg3pgdgbt" Type="http://schemas.openxmlformats.org/officeDocument/2006/relationships/hyperlink" Target="https://docs.rs/office2pdf" TargetMode="External"/><Relationship Id="rIdlxjnzk04d817tltrf_msk" Type="http://schemas.openxmlformats.org/officeDocument/2006/relationships/hyperlink" Target="https://github.com/developer0hye/office2pdf/releases" TargetMode="External"/><Relationship Id="rIdvfno-udlaeeczjxzxqra_" Type="http://schemas.openxmlformats.org/officeDocument/2006/relationships/hyperlink" Target="https://github.com/developer0hye/office2pdf/issues" TargetMode="External"/><Relationship Id="rIdmif6uqavbzfdklqcferpx" Type="http://schemas.openxmlformats.org/officeDocument/2006/relationships/hyperlink" Target="https://github.com/typst/typst" TargetMode="External"/><Relationship Id="rId8qgov13zf2sei3meu269n" Type="http://schemas.openxmlformats.org/officeDocument/2006/relationships/hyperlink" Target="https://github.com/developer0hye/office2pdf" TargetMode="External"/><Relationship Id="rId19" Type="http://schemas.openxmlformats.org/officeDocument/2006/relationships/image" Target="media/662d909687614d37716db187647a81fd58f81244.png"/><Relationship Id="rId20" Type="http://schemas.openxmlformats.org/officeDocument/2006/relationships/image" Target="media/c2a40e11dad8f5609224332500aeb188489cd64b.png"/><Relationship Id="rId21" Type="http://schemas.openxmlformats.org/officeDocument/2006/relationships/image" Target="media/45ff0ed2b2bf388fa8622e44dabd21a9574c4552.png"/><Relationship Id="rId22" Type="http://schemas.openxmlformats.org/officeDocument/2006/relationships/image" Target="media/c5d754aa561146511533b870cc17de1eef1e9b66.png"/><Relationship Id="rId23" Type="http://schemas.openxmlformats.org/officeDocument/2006/relationships/image" Target="media/219c96399ed4d34bb768ff95fefc5225efde79c8.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office2pdf 기술 소개서</dc:title>
  <dc:subject>순수 Rust 기반 OOXML → PDF 변환 엔진 기술 검토 자료</dc:subject>
  <dc:creator>office2pdf 기술 문서팀</dc:creator>
  <cp:keywords>office2pdf, Rust, Typst, DOCX, XLSX, PPTX, PDF, PDF/A, WASM</cp:keywords>
  <dc:description>DOCX/XLSX/PPTX를 외부 런타임 없이 PDF로 변환하는 office2pdf 프로젝트의 아키텍처, 기능, 운영 특성을 정리한 기술 소개 문서</dc:description>
  <cp:lastModifiedBy>문서 검토자</cp:lastModifiedBy>
  <cp:revision>1</cp:revision>
  <dcterms:created xsi:type="dcterms:W3CDTF">2026-07-27T23:10:21.760Z</dcterms:created>
  <dcterms:modified xsi:type="dcterms:W3CDTF">2026-07-27T23:10:21.771Z</dcterms:modified>
</cp:coreProperties>
</file>

<file path=docProps/custom.xml><?xml version="1.0" encoding="utf-8"?>
<Properties xmlns="http://schemas.openxmlformats.org/officeDocument/2006/custom-properties" xmlns:vt="http://schemas.openxmlformats.org/officeDocument/2006/docPropsVTypes"/>
</file>