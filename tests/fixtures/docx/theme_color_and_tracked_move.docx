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themeColor="accent1" w:val="2E75B6"/>
          <w:sz w:val="32"/>
          <w:szCs w:val="32"/>
        </w:rPr>
        <w:t>Q3 Operations Review</w:t>
      </w:r>
    </w:p>
    <w:p>
      <w:moveToRangeStart w:id="1" w:author="Reviewer" w:date="2026-09-10T09:00:00Z" w:name="move_supplier_action"/>
      <w:moveTo w:id="2" w:author="Reviewer" w:date="2026-09-10T09:00:00Z">
        <w:r>
          <w:t>Action: finalise the supplier contract by 30 September.</w:t>
        </w:r>
      </w:moveTo>
      <w:moveToRangeEnd w:id="1"/>
    </w:p>
    <w:p>
      <w:r>
        <w:t>Revenue grew 12% quarter on quarter, driven by the enterprise tier.</w:t>
      </w:r>
    </w:p>
    <w:p>
      <w:r>
        <w:t xml:space="preserve">Status: </w:t>
      </w:r>
      <w:r>
        <w:rPr>
          <w:b/>
          <w:color w:themeColor="accent2" w:val="C55A11"/>
        </w:rPr>
        <w:t>At risk</w:t>
      </w:r>
      <w:r>
        <w:t xml:space="preserve"> until the warehouse lease is renewed in November.</w:t>
      </w:r>
    </w:p>
    <w:p>
      <w:r>
        <w:t xml:space="preserve">Open items for the steering committee. </w:t>
      </w:r>
      <w:moveFromRangeStart w:id="3" w:author="Reviewer" w:date="2026-09-10T09:00:00Z" w:name="move_supplier_action"/>
      <w:moveFrom w:id="4" w:author="Reviewer" w:date="2026-09-10T09:00:00Z">
        <w:r>
          <w:t>Action: finalise the supplier contract by 30 September.</w:t>
        </w:r>
      </w:moveFrom>
      <w:moveFromRangeEnd w:id="3"/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E75B6"/>
      </a:accent1>
      <a:accent2>
        <a:srgbClr val="C55A1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